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668A89B6"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davis" w:date="2022-08-01T13:07:00Z">
        <w:r w:rsidR="00016AE9">
          <w:rPr>
            <w:noProof/>
          </w:rPr>
          <w:t>1</w:t>
        </w:r>
      </w:ins>
      <w:ins w:id="10" w:author="john davis" w:date="2022-07-01T11:01:00Z">
        <w:r>
          <w:fldChar w:fldCharType="end"/>
        </w:r>
        <w:r>
          <w:t xml:space="preserve"> </w:t>
        </w:r>
        <w:r w:rsidRPr="001C2D68">
          <w:t xml:space="preserve">Nucmer plot of </w:t>
        </w:r>
        <w:proofErr w:type="spellStart"/>
        <w:r w:rsidRPr="001C2D68">
          <w:t>Dovetail_Pilon_Canu</w:t>
        </w:r>
        <w:proofErr w:type="spellEnd"/>
        <w:r w:rsidRPr="001C2D68">
          <w:t xml:space="preserve"> aligned to Darmor-</w:t>
        </w:r>
        <w:proofErr w:type="spellStart"/>
        <w:r w:rsidRPr="001C2D68">
          <w:t>bzh</w:t>
        </w:r>
        <w:proofErr w:type="spellEnd"/>
        <w:r w:rsidRPr="001C2D68">
          <w:t xml:space="preserve"> reference chromosomes. All sequences aligned are 1 </w:t>
        </w:r>
        <w:proofErr w:type="spellStart"/>
        <w:r w:rsidRPr="001C2D68">
          <w:t>Mbp</w:t>
        </w:r>
        <w:proofErr w:type="spellEnd"/>
        <w:r w:rsidRPr="001C2D68">
          <w:t xml:space="preserve"> or greater. A total of 21 </w:t>
        </w:r>
        <w:proofErr w:type="spellStart"/>
        <w:r w:rsidRPr="001C2D68">
          <w:t>Dovetail_Pilon_Canu</w:t>
        </w:r>
        <w:proofErr w:type="spellEnd"/>
        <w:r w:rsidRPr="001C2D68">
          <w:t xml:space="preserve">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00E109A0" w:rsidR="00C7766A" w:rsidDel="001C2D68" w:rsidRDefault="000667C9">
      <w:pPr>
        <w:pStyle w:val="Caption"/>
        <w:keepNext/>
        <w:rPr>
          <w:del w:id="27" w:author="john davis" w:date="2022-07-01T11:01:00Z"/>
        </w:rPr>
      </w:pPr>
      <w:ins w:id="28" w:author="john davis" w:date="2022-07-01T11:02:00Z">
        <w:r>
          <w:t xml:space="preserve">Figure </w:t>
        </w:r>
        <w:r>
          <w:fldChar w:fldCharType="begin"/>
        </w:r>
        <w:r>
          <w:instrText xml:space="preserve"> SEQ Figure \* ARABIC </w:instrText>
        </w:r>
      </w:ins>
      <w:r>
        <w:fldChar w:fldCharType="separate"/>
      </w:r>
      <w:ins w:id="29" w:author="john davis" w:date="2022-08-01T13:07:00Z">
        <w:r w:rsidR="00016AE9">
          <w:rPr>
            <w:noProof/>
          </w:rPr>
          <w:t>2</w:t>
        </w:r>
      </w:ins>
      <w:ins w:id="30" w:author="john davis" w:date="2022-07-01T11:02:00Z">
        <w:r>
          <w:fldChar w:fldCharType="end"/>
        </w:r>
        <w:r w:rsidRPr="000667C9">
          <w:t xml:space="preserve"> </w:t>
        </w:r>
        <w:r w:rsidRPr="001C2D68">
          <w:t>Nucmer plot of the final assembly aligned to the complete Darmor-</w:t>
        </w:r>
        <w:proofErr w:type="spellStart"/>
        <w:r w:rsidRPr="001C2D68">
          <w:t>bzh</w:t>
        </w:r>
        <w:proofErr w:type="spellEnd"/>
        <w:r w:rsidRPr="001C2D68">
          <w:t xml:space="preserve"> v4.1 reference. A total of 19 final assembly pseudomolecules are aligned to 41 reference pseudomolecules. Reference pseudomolecules 1–19 </w:t>
        </w:r>
        <w:proofErr w:type="gramStart"/>
        <w:r w:rsidRPr="001C2D68">
          <w:t>are</w:t>
        </w:r>
        <w:proofErr w:type="gramEnd"/>
        <w:r w:rsidRPr="001C2D68">
          <w:t xml:space="preserve"> anchored and orientated sequences, reference pseudomolecules 20–38 contain sequences that could be anchored to a chromosome but could not be confidently positioned, reference pseudomolecules 39 and 40 contain sequences that could only be anchored to a </w:t>
        </w:r>
        <w:proofErr w:type="spellStart"/>
        <w:r w:rsidRPr="001C2D68">
          <w:t>subgenomes</w:t>
        </w:r>
        <w:proofErr w:type="spellEnd"/>
        <w:r w:rsidRPr="001C2D68">
          <w:t>,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762C08BF" w:rsidR="002C2C93" w:rsidDel="001C2D68" w:rsidRDefault="000667C9">
      <w:pPr>
        <w:pStyle w:val="Caption"/>
        <w:rPr>
          <w:del w:id="38" w:author="john davis" w:date="2022-07-01T11:01:00Z"/>
        </w:rPr>
      </w:pPr>
      <w:ins w:id="39" w:author="john davis" w:date="2022-07-01T11:03:00Z">
        <w:r>
          <w:t xml:space="preserve">Figure </w:t>
        </w:r>
        <w:r>
          <w:fldChar w:fldCharType="begin"/>
        </w:r>
        <w:r>
          <w:instrText xml:space="preserve"> SEQ Figure \* ARABIC </w:instrText>
        </w:r>
      </w:ins>
      <w:r>
        <w:fldChar w:fldCharType="separate"/>
      </w:r>
      <w:ins w:id="40" w:author="john davis" w:date="2022-08-01T13:07:00Z">
        <w:r w:rsidR="00016AE9">
          <w:rPr>
            <w:noProof/>
          </w:rPr>
          <w:t>3</w:t>
        </w:r>
      </w:ins>
      <w:ins w:id="41" w:author="john davis" w:date="2022-07-01T11:03:00Z">
        <w:r>
          <w:fldChar w:fldCharType="end"/>
        </w:r>
        <w:r w:rsidRPr="000667C9">
          <w:t xml:space="preserve"> </w:t>
        </w:r>
        <w:r w:rsidRPr="001C2D68">
          <w:t xml:space="preserve">Example of a C gene being converted to an A gene. B. </w:t>
        </w:r>
        <w:proofErr w:type="spellStart"/>
        <w:r w:rsidRPr="001C2D68">
          <w:t>rapa</w:t>
        </w:r>
        <w:proofErr w:type="spellEnd"/>
        <w:r w:rsidRPr="001C2D68">
          <w:t xml:space="preserve"> = </w:t>
        </w:r>
        <w:proofErr w:type="spellStart"/>
        <w:r w:rsidRPr="001C2D68">
          <w:t>Ar</w:t>
        </w:r>
        <w:proofErr w:type="spellEnd"/>
        <w:r w:rsidRPr="001C2D68">
          <w:t xml:space="preserve">, B. oleracea Co, B. napus A = An, and B. napus C = Cn. A potential homoeologous gene pair must pass two rules. First, the Cn gene of the pair must align better to its </w:t>
        </w:r>
        <w:proofErr w:type="spellStart"/>
        <w:r w:rsidRPr="001C2D68">
          <w:t>homoeolog</w:t>
        </w:r>
        <w:proofErr w:type="spellEnd"/>
        <w:r w:rsidRPr="001C2D68">
          <w:t xml:space="preserve"> (An) than it does to its ortholog (Co). Second, the Cn gene must also align better to its </w:t>
        </w:r>
        <w:proofErr w:type="spellStart"/>
        <w:r w:rsidRPr="001C2D68">
          <w:t>homoeolog's</w:t>
        </w:r>
        <w:proofErr w:type="spellEnd"/>
        <w:r w:rsidRPr="001C2D68">
          <w:t xml:space="preserve"> ortholog (</w:t>
        </w:r>
        <w:proofErr w:type="spellStart"/>
        <w:r w:rsidRPr="001C2D68">
          <w:t>Ar</w:t>
        </w:r>
        <w:proofErr w:type="spellEnd"/>
        <w:r w:rsidRPr="001C2D68">
          <w:t>)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488C43A2"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fldChar w:fldCharType="begin"/>
        </w:r>
        <w:r>
          <w:instrText xml:space="preserve"> SEQ Figure \* ARABIC </w:instrText>
        </w:r>
      </w:ins>
      <w:r>
        <w:fldChar w:fldCharType="separate"/>
      </w:r>
      <w:ins w:id="50" w:author="john davis" w:date="2022-08-01T13:07:00Z">
        <w:r w:rsidR="00016AE9">
          <w:rPr>
            <w:noProof/>
          </w:rPr>
          <w:t>4</w:t>
        </w:r>
      </w:ins>
      <w:ins w:id="51" w:author="john davis" w:date="2022-07-01T11:03:00Z">
        <w: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4DEFE443">
              <wp:extent cx="4067205" cy="19361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205" cy="1936184"/>
                      </a:xfrm>
                      <a:prstGeom prst="rect">
                        <a:avLst/>
                      </a:prstGeom>
                    </pic:spPr>
                  </pic:pic>
                </a:graphicData>
              </a:graphic>
            </wp:inline>
          </w:drawing>
        </w:r>
      </w:ins>
    </w:p>
    <w:p w14:paraId="18DE99D0" w14:textId="53179552"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davis" w:date="2022-08-01T13:07:00Z">
        <w:r w:rsidR="00016AE9">
          <w:rPr>
            <w:noProof/>
          </w:rPr>
          <w:t>5</w:t>
        </w:r>
      </w:ins>
      <w:ins w:id="64" w:author="john davis" w:date="2022-07-01T11:03:00Z">
        <w:r>
          <w:fldChar w:fldCharType="end"/>
        </w:r>
        <w:r w:rsidRPr="000667C9">
          <w:t xml:space="preserve"> Conserved orthologous gene pairs between Da-Ae, </w:t>
        </w:r>
        <w:r w:rsidR="00994389">
          <w:t>Darmor-</w:t>
        </w:r>
        <w:proofErr w:type="spellStart"/>
        <w:r w:rsidR="00994389">
          <w:t>bzh</w:t>
        </w:r>
        <w:proofErr w:type="spellEnd"/>
        <w:r w:rsidR="00994389">
          <w:t xml:space="preserve">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62857F01">
              <wp:extent cx="5943600" cy="5943600"/>
              <wp:effectExtent l="0" t="0" r="0" b="0"/>
              <wp:docPr id="4" name="Picture 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5843B996"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davis" w:date="2022-08-01T13:07:00Z">
        <w:r w:rsidR="00016AE9">
          <w:rPr>
            <w:noProof/>
          </w:rPr>
          <w:t>6</w:t>
        </w:r>
      </w:ins>
      <w:ins w:id="74" w:author="john davis" w:date="2022-07-01T11:06:00Z">
        <w:r>
          <w:fldChar w:fldCharType="end"/>
        </w:r>
      </w:ins>
      <w:ins w:id="75" w:author="john davis" w:date="2022-07-01T11:07:00Z">
        <w:r>
          <w:t xml:space="preserve"> </w:t>
        </w:r>
        <w:r w:rsidRPr="00CA63B5">
          <w:t>Coverage of each genome. There are</w:t>
        </w:r>
        <w:r>
          <w:t xml:space="preserve"> </w:t>
        </w:r>
        <w:r w:rsidRPr="00CA63B5">
          <w:t xml:space="preserve">peaks of increased coverage shared among Da-Ae, </w:t>
        </w:r>
      </w:ins>
      <w:ins w:id="76" w:author="john davis" w:date="2022-07-01T11:08:00Z">
        <w:r>
          <w:t>Darmor-</w:t>
        </w:r>
        <w:proofErr w:type="spellStart"/>
        <w:r>
          <w:t>bzh</w:t>
        </w:r>
        <w:proofErr w:type="spellEnd"/>
        <w:r>
          <w:t xml:space="preserve"> v10</w:t>
        </w:r>
      </w:ins>
      <w:ins w:id="77" w:author="john davis" w:date="2022-07-01T11:07:00Z">
        <w:r w:rsidRPr="00CA63B5">
          <w:t>, and</w:t>
        </w:r>
      </w:ins>
      <w:ins w:id="78" w:author="john davis" w:date="2022-07-01T11:08:00Z">
        <w:r>
          <w:t xml:space="preserve"> ZS11</w:t>
        </w:r>
      </w:ins>
      <w:ins w:id="79" w:author="john davis" w:date="2022-07-01T11:07:00Z">
        <w:r w:rsidRPr="00CA63B5">
          <w:t>, suggesting sites of shared homoeologous exchange. “&lt;” indicates recipient and “&gt;” indicates donor locations of genes suspected to be involved in homoeologous exchange.</w:t>
        </w:r>
      </w:ins>
    </w:p>
    <w:p w14:paraId="1EDEE5CE" w14:textId="77777777" w:rsidR="00966446" w:rsidRDefault="00966446">
      <w:pPr>
        <w:rPr>
          <w:ins w:id="80" w:author="John Thompson Davis" w:date="2022-07-29T00:20:00Z"/>
          <w:rFonts w:ascii="Arial" w:hAnsi="Arial" w:cs="Arial"/>
          <w:sz w:val="20"/>
          <w:szCs w:val="20"/>
        </w:rPr>
      </w:pPr>
      <w:ins w:id="81" w:author="John Thompson Davis" w:date="2022-07-29T00:20:00Z">
        <w:r>
          <w:rPr>
            <w:rFonts w:ascii="Arial" w:hAnsi="Arial" w:cs="Arial"/>
            <w:sz w:val="20"/>
            <w:szCs w:val="20"/>
          </w:rPr>
          <w:br w:type="page"/>
        </w:r>
      </w:ins>
    </w:p>
    <w:p w14:paraId="6E7AE0A1" w14:textId="77777777" w:rsidR="00966446" w:rsidRDefault="00966446">
      <w:pPr>
        <w:keepNext/>
        <w:rPr>
          <w:ins w:id="82" w:author="John Thompson Davis" w:date="2022-07-29T00:20:00Z"/>
        </w:rPr>
        <w:pPrChange w:id="83" w:author="John Thompson Davis" w:date="2022-07-29T00:20:00Z">
          <w:pPr/>
        </w:pPrChange>
      </w:pPr>
      <w:ins w:id="84" w:author="John Thompson Davis" w:date="2022-07-29T00:20:00Z">
        <w:r>
          <w:rPr>
            <w:rFonts w:ascii="Arial" w:hAnsi="Arial" w:cs="Arial"/>
            <w:noProof/>
            <w:sz w:val="20"/>
            <w:szCs w:val="20"/>
          </w:rPr>
          <w:lastRenderedPageBreak/>
          <w:drawing>
            <wp:inline distT="0" distB="0" distL="0" distR="0" wp14:anchorId="1D787EB1" wp14:editId="49240578">
              <wp:extent cx="5943600" cy="3835400"/>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ins>
    </w:p>
    <w:p w14:paraId="7B086138" w14:textId="12B4B51A" w:rsidR="00966446" w:rsidRDefault="00966446" w:rsidP="00966446">
      <w:pPr>
        <w:pStyle w:val="Caption"/>
        <w:rPr>
          <w:ins w:id="85" w:author="John Thompson Davis" w:date="2022-07-29T00:20:00Z"/>
        </w:rPr>
      </w:pPr>
      <w:ins w:id="86" w:author="John Thompson Davis" w:date="2022-07-29T00:20:00Z">
        <w:r>
          <w:t xml:space="preserve">Figure </w:t>
        </w:r>
        <w:r>
          <w:fldChar w:fldCharType="begin"/>
        </w:r>
        <w:r>
          <w:instrText xml:space="preserve"> SEQ Figure \* ARABIC </w:instrText>
        </w:r>
      </w:ins>
      <w:r>
        <w:fldChar w:fldCharType="separate"/>
      </w:r>
      <w:ins w:id="87" w:author="john davis" w:date="2022-08-01T13:07:00Z">
        <w:r w:rsidR="00016AE9">
          <w:rPr>
            <w:noProof/>
          </w:rPr>
          <w:t>7</w:t>
        </w:r>
      </w:ins>
      <w:ins w:id="88" w:author="John Thompson Davis" w:date="2022-07-29T00:20:00Z">
        <w:r>
          <w:fldChar w:fldCharType="end"/>
        </w:r>
        <w:r>
          <w:t xml:space="preserve"> Tree map </w:t>
        </w:r>
      </w:ins>
      <w:ins w:id="89" w:author="John Thompson Davis" w:date="2022-07-29T00:21:00Z">
        <w:r>
          <w:t xml:space="preserve">displaying over-represented </w:t>
        </w:r>
        <w:proofErr w:type="gramStart"/>
        <w:r>
          <w:t>BP:GO</w:t>
        </w:r>
        <w:proofErr w:type="gramEnd"/>
        <w:r>
          <w:t xml:space="preserve"> terms in the set of </w:t>
        </w:r>
        <w:proofErr w:type="spellStart"/>
        <w:r>
          <w:t>Unigene</w:t>
        </w:r>
        <w:proofErr w:type="spellEnd"/>
        <w:r>
          <w:t xml:space="preserve"> sequences not</w:t>
        </w:r>
      </w:ins>
      <w:ins w:id="90" w:author="John Thompson Davis" w:date="2022-07-29T00:22:00Z">
        <w:r>
          <w:t xml:space="preserve"> found in Da-Ae, Darmor-</w:t>
        </w:r>
        <w:proofErr w:type="spellStart"/>
        <w:r>
          <w:t>bzh</w:t>
        </w:r>
        <w:proofErr w:type="spellEnd"/>
        <w:r>
          <w:t xml:space="preserve"> v10, or Darmor-</w:t>
        </w:r>
        <w:proofErr w:type="spellStart"/>
        <w:r>
          <w:t>bzh</w:t>
        </w:r>
        <w:proofErr w:type="spellEnd"/>
        <w:r>
          <w:t xml:space="preserve"> v4.1</w:t>
        </w:r>
      </w:ins>
    </w:p>
    <w:p w14:paraId="251FA57D" w14:textId="77777777" w:rsidR="00016AE9" w:rsidRDefault="00016AE9">
      <w:pPr>
        <w:rPr>
          <w:ins w:id="91" w:author="john davis" w:date="2022-08-01T13:07:00Z"/>
          <w:rFonts w:ascii="Arial" w:hAnsi="Arial" w:cs="Arial"/>
          <w:sz w:val="20"/>
          <w:szCs w:val="20"/>
        </w:rPr>
      </w:pPr>
      <w:ins w:id="92" w:author="john davis" w:date="2022-08-01T13:07:00Z">
        <w:r>
          <w:rPr>
            <w:rFonts w:ascii="Arial" w:hAnsi="Arial" w:cs="Arial"/>
            <w:sz w:val="20"/>
            <w:szCs w:val="20"/>
          </w:rPr>
          <w:br w:type="page"/>
        </w:r>
      </w:ins>
    </w:p>
    <w:p w14:paraId="35D3A7EA" w14:textId="77777777" w:rsidR="00016AE9" w:rsidRDefault="00016AE9">
      <w:pPr>
        <w:keepNext/>
        <w:rPr>
          <w:ins w:id="93" w:author="john davis" w:date="2022-08-01T13:07:00Z"/>
        </w:rPr>
        <w:pPrChange w:id="94" w:author="john davis" w:date="2022-08-01T13:07:00Z">
          <w:pPr/>
        </w:pPrChange>
      </w:pPr>
      <w:ins w:id="95" w:author="john davis" w:date="2022-08-01T13:07:00Z">
        <w:r>
          <w:rPr>
            <w:rFonts w:ascii="Arial" w:hAnsi="Arial" w:cs="Arial"/>
            <w:noProof/>
            <w:sz w:val="20"/>
            <w:szCs w:val="20"/>
          </w:rPr>
          <w:lastRenderedPageBreak/>
          <w:drawing>
            <wp:inline distT="0" distB="0" distL="0" distR="0" wp14:anchorId="52CBF977" wp14:editId="5FB26EA9">
              <wp:extent cx="5943600" cy="383667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ins>
    </w:p>
    <w:p w14:paraId="13DD9E77" w14:textId="09061242" w:rsidR="00016AE9" w:rsidRDefault="00016AE9" w:rsidP="00016AE9">
      <w:pPr>
        <w:pStyle w:val="Caption"/>
        <w:rPr>
          <w:ins w:id="96" w:author="john davis" w:date="2022-08-01T13:07:00Z"/>
        </w:rPr>
      </w:pPr>
      <w:ins w:id="97" w:author="john davis" w:date="2022-08-01T13:07:00Z">
        <w:r>
          <w:t xml:space="preserve">Figure </w:t>
        </w:r>
        <w:r>
          <w:fldChar w:fldCharType="begin"/>
        </w:r>
        <w:r>
          <w:instrText xml:space="preserve"> SEQ Figure \* ARABIC </w:instrText>
        </w:r>
      </w:ins>
      <w:r>
        <w:fldChar w:fldCharType="separate"/>
      </w:r>
      <w:ins w:id="98" w:author="john davis" w:date="2022-08-01T13:07:00Z">
        <w:r>
          <w:rPr>
            <w:noProof/>
          </w:rPr>
          <w:t>8</w:t>
        </w:r>
        <w:r>
          <w:fldChar w:fldCharType="end"/>
        </w:r>
        <w:r w:rsidRPr="00016AE9">
          <w:t xml:space="preserve"> </w:t>
        </w:r>
        <w:r>
          <w:t xml:space="preserve">Tree map displaying over-represented </w:t>
        </w:r>
        <w:proofErr w:type="gramStart"/>
        <w:r>
          <w:t>BP:GO</w:t>
        </w:r>
        <w:proofErr w:type="gramEnd"/>
        <w:r>
          <w:t xml:space="preserve"> terms in the set of </w:t>
        </w:r>
        <w:proofErr w:type="spellStart"/>
        <w:r>
          <w:t>Unigene</w:t>
        </w:r>
        <w:proofErr w:type="spellEnd"/>
        <w:r>
          <w:t xml:space="preserve"> sequences found in Da-Ae but not Darmor-</w:t>
        </w:r>
        <w:proofErr w:type="spellStart"/>
        <w:r>
          <w:t>bzh</w:t>
        </w:r>
        <w:proofErr w:type="spellEnd"/>
        <w:r>
          <w:t xml:space="preserve"> v10</w:t>
        </w:r>
      </w:ins>
      <w:ins w:id="99" w:author="john davis" w:date="2022-08-01T13:08:00Z">
        <w:r>
          <w:t xml:space="preserve"> and vice versa</w:t>
        </w:r>
      </w:ins>
    </w:p>
    <w:p w14:paraId="47BE2CFC" w14:textId="4C8F704A" w:rsidR="005F4D61" w:rsidDel="00D27966" w:rsidRDefault="000164A2">
      <w:pPr>
        <w:rPr>
          <w:del w:id="100" w:author="john davis" w:date="2022-06-30T17:12:00Z"/>
          <w:rFonts w:ascii="Arial" w:hAnsi="Arial" w:cs="Arial"/>
          <w:sz w:val="20"/>
          <w:szCs w:val="20"/>
        </w:rPr>
      </w:pPr>
      <w:del w:id="101"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102" w:author="john davis" w:date="2022-06-30T17:12:00Z"/>
          <w:rFonts w:ascii="Arial" w:hAnsi="Arial" w:cs="Arial"/>
          <w:sz w:val="20"/>
          <w:szCs w:val="20"/>
        </w:rPr>
      </w:pPr>
      <w:del w:id="103" w:author="john davis" w:date="2022-06-30T17:12:00Z">
        <w:r w:rsidDel="00D27966">
          <w:rPr>
            <w:rFonts w:ascii="Arial" w:hAnsi="Arial" w:cs="Arial"/>
            <w:sz w:val="20"/>
            <w:szCs w:val="20"/>
          </w:rPr>
          <w:br w:type="page"/>
        </w:r>
      </w:del>
    </w:p>
    <w:p w14:paraId="3D6412FE" w14:textId="42A917D4" w:rsidR="000164A2" w:rsidDel="00D27966" w:rsidRDefault="000164A2">
      <w:pPr>
        <w:rPr>
          <w:del w:id="104" w:author="john davis" w:date="2022-06-30T17:12:00Z"/>
          <w:rFonts w:ascii="Arial" w:hAnsi="Arial" w:cs="Arial"/>
          <w:sz w:val="20"/>
          <w:szCs w:val="20"/>
        </w:rPr>
      </w:pPr>
    </w:p>
    <w:p w14:paraId="65D0987C" w14:textId="4A98F609" w:rsidR="000164A2" w:rsidDel="00D27966" w:rsidRDefault="000164A2" w:rsidP="000164A2">
      <w:pPr>
        <w:pStyle w:val="Caption"/>
        <w:keepNext/>
        <w:rPr>
          <w:del w:id="105" w:author="john davis" w:date="2022-06-30T17:12:00Z"/>
        </w:rPr>
      </w:pPr>
      <w:del w:id="106" w:author="john davis" w:date="2022-06-30T17:12:00Z">
        <w:r w:rsidRPr="00A62775" w:rsidDel="00D27966">
          <w:rPr>
            <w:b/>
            <w:bCs/>
            <w:i w:val="0"/>
            <w:iCs w:val="0"/>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107" w:author="john davis" w:date="2022-06-30T17:12:00Z"/>
          <w:rFonts w:ascii="Arial" w:hAnsi="Arial" w:cs="Arial"/>
          <w:sz w:val="20"/>
          <w:szCs w:val="20"/>
        </w:rPr>
      </w:pPr>
      <w:del w:id="108"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109" w:author="john davis" w:date="2022-06-30T17:12:00Z"/>
        </w:rPr>
      </w:pPr>
    </w:p>
    <w:p w14:paraId="3EFC20BB" w14:textId="3D3DE524" w:rsidR="000164A2" w:rsidDel="00D27966" w:rsidRDefault="000164A2" w:rsidP="000164A2">
      <w:pPr>
        <w:pStyle w:val="Caption"/>
        <w:keepNext/>
        <w:rPr>
          <w:del w:id="110" w:author="john davis" w:date="2022-06-30T17:12:00Z"/>
        </w:rPr>
      </w:pPr>
      <w:del w:id="111" w:author="john davis" w:date="2022-06-30T17:12:00Z">
        <w:r w:rsidDel="00D27966">
          <w:rPr>
            <w:i w:val="0"/>
            <w:iCs w:val="0"/>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112" w:author="john davis" w:date="2022-06-30T17:12:00Z"/>
        </w:rPr>
      </w:pPr>
      <w:del w:id="113"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114" w:author="john davis" w:date="2022-06-30T17:12:00Z"/>
        </w:rPr>
      </w:pPr>
      <w:del w:id="115" w:author="john davis" w:date="2022-06-30T17:12:00Z">
        <w:r w:rsidDel="00D27966">
          <w:rPr>
            <w:i w:val="0"/>
            <w:iCs w:val="0"/>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116" w:author="john davis" w:date="2022-06-30T17:12:00Z"/>
          <w:rFonts w:ascii="Arial" w:hAnsi="Arial" w:cs="Arial"/>
          <w:b/>
          <w:bCs/>
          <w:sz w:val="20"/>
          <w:szCs w:val="20"/>
        </w:rPr>
      </w:pPr>
      <w:del w:id="117"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rson w15:author="John Thompson Davis">
    <w15:presenceInfo w15:providerId="None" w15:userId="John Thompson Dav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16AE9"/>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46DDA"/>
    <w:rsid w:val="0039002A"/>
    <w:rsid w:val="003C22B6"/>
    <w:rsid w:val="003E4342"/>
    <w:rsid w:val="00400F87"/>
    <w:rsid w:val="004079FD"/>
    <w:rsid w:val="00443F25"/>
    <w:rsid w:val="00451413"/>
    <w:rsid w:val="00456CEC"/>
    <w:rsid w:val="004A727B"/>
    <w:rsid w:val="00524E1B"/>
    <w:rsid w:val="00572511"/>
    <w:rsid w:val="00577D74"/>
    <w:rsid w:val="005875FE"/>
    <w:rsid w:val="005C1FEA"/>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66446"/>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D294B"/>
    <w:rsid w:val="00D26239"/>
    <w:rsid w:val="00D27966"/>
    <w:rsid w:val="00D67054"/>
    <w:rsid w:val="00D708A6"/>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2</cp:revision>
  <dcterms:created xsi:type="dcterms:W3CDTF">2022-08-15T17:06:00Z</dcterms:created>
  <dcterms:modified xsi:type="dcterms:W3CDTF">2022-08-15T17:06:00Z</dcterms:modified>
</cp:coreProperties>
</file>