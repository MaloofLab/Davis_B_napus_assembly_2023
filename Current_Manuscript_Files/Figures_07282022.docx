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2F08C" w14:textId="680CB06E" w:rsidR="0066015D" w:rsidRPr="002C6CA5" w:rsidRDefault="00157E6B" w:rsidP="0039002A">
      <w:pPr>
        <w:rPr>
          <w:sz w:val="20"/>
          <w:szCs w:val="20"/>
        </w:rPr>
      </w:pPr>
      <w:r>
        <w:rPr>
          <w:b/>
          <w:bCs/>
        </w:rPr>
        <w:t>Figures</w:t>
      </w:r>
      <w:del w:id="0" w:author="john davis" w:date="2022-06-30T15:46:00Z">
        <w:r w:rsidR="0066015D" w:rsidRPr="002C6CA5" w:rsidDel="007A2D80">
          <w:rPr>
            <w:noProof/>
            <w:sz w:val="20"/>
            <w:szCs w:val="20"/>
          </w:rPr>
          <w:drawing>
            <wp:inline distT="0" distB="0" distL="0" distR="0" wp14:anchorId="104BE8AF" wp14:editId="49D9680B">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u_vs_Falc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8DE5790" w14:textId="22A4E1AB" w:rsidR="0066015D" w:rsidRPr="000164A2" w:rsidDel="007A2D80" w:rsidRDefault="0066015D" w:rsidP="000164A2">
      <w:pPr>
        <w:rPr>
          <w:del w:id="1" w:author="john davis" w:date="2022-06-30T15:46:00Z"/>
          <w:rFonts w:ascii="Arial" w:hAnsi="Arial" w:cs="Arial"/>
          <w:sz w:val="20"/>
          <w:szCs w:val="20"/>
        </w:rPr>
      </w:pPr>
      <w:del w:id="2" w:author="john davis" w:date="2022-06-30T15:46:00Z">
        <w:r w:rsidRPr="000164A2" w:rsidDel="007A2D80">
          <w:rPr>
            <w:rFonts w:ascii="Arial" w:hAnsi="Arial" w:cs="Arial"/>
            <w:sz w:val="20"/>
            <w:szCs w:val="20"/>
          </w:rPr>
          <w:delText xml:space="preserve">Figure </w:delText>
        </w:r>
        <w:r w:rsidR="0039002A" w:rsidDel="007A2D80">
          <w:rPr>
            <w:rFonts w:ascii="Arial" w:hAnsi="Arial" w:cs="Arial"/>
            <w:sz w:val="20"/>
            <w:szCs w:val="20"/>
          </w:rPr>
          <w:delText>1</w:delText>
        </w:r>
        <w:r w:rsidRPr="000164A2" w:rsidDel="007A2D80">
          <w:rPr>
            <w:rFonts w:ascii="Arial" w:hAnsi="Arial" w:cs="Arial"/>
            <w:sz w:val="20"/>
            <w:szCs w:val="20"/>
          </w:rPr>
          <w:delText xml:space="preserve"> Nucmer plot of Dovetail_Falcon_Unzip_Quiver aligned to Dovetail_Pilon_Canu. All sequences aligned are 1 Mbp or greater. Red indicates an alignment in the forward direction and blue indicates an alignment in the reverse direction.</w:delText>
        </w:r>
      </w:del>
    </w:p>
    <w:p w14:paraId="7D3A5FC2" w14:textId="3FA8216B" w:rsidR="0066015D" w:rsidDel="007A2D80" w:rsidRDefault="0066015D">
      <w:pPr>
        <w:rPr>
          <w:del w:id="3" w:author="john davis" w:date="2022-06-30T15:46:00Z"/>
          <w:i/>
          <w:iCs/>
          <w:color w:val="44546A" w:themeColor="text2"/>
          <w:sz w:val="18"/>
          <w:szCs w:val="18"/>
        </w:rPr>
      </w:pPr>
      <w:del w:id="4" w:author="john davis" w:date="2022-06-30T15:46:00Z">
        <w:r w:rsidDel="007A2D80">
          <w:br w:type="page"/>
        </w:r>
      </w:del>
    </w:p>
    <w:p w14:paraId="74DE3189" w14:textId="77777777" w:rsidR="001C2D68" w:rsidRDefault="0066015D" w:rsidP="001C2D68">
      <w:pPr>
        <w:keepNext/>
        <w:rPr>
          <w:ins w:id="5" w:author="john davis" w:date="2022-07-01T11:01:00Z"/>
        </w:rPr>
      </w:pPr>
      <w:r>
        <w:rPr>
          <w:noProof/>
        </w:rPr>
        <w:drawing>
          <wp:inline distT="0" distB="0" distL="0" distR="0" wp14:anchorId="4263C68F" wp14:editId="24C46BEE">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erence_vs_Can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59E943" w14:textId="668A89B6" w:rsidR="001C2D68" w:rsidRDefault="001C2D68">
      <w:pPr>
        <w:pStyle w:val="Caption"/>
        <w:rPr>
          <w:ins w:id="6" w:author="john davis" w:date="2022-07-01T11:00:00Z"/>
        </w:rPr>
        <w:pPrChange w:id="7" w:author="john davis" w:date="2022-07-01T11:01:00Z">
          <w:pPr/>
        </w:pPrChange>
      </w:pPr>
      <w:ins w:id="8" w:author="john davis" w:date="2022-07-01T11:01:00Z">
        <w:r>
          <w:t xml:space="preserve">Figure </w:t>
        </w:r>
        <w:r>
          <w:fldChar w:fldCharType="begin"/>
        </w:r>
        <w:r>
          <w:instrText xml:space="preserve"> SEQ Figure \* ARABIC </w:instrText>
        </w:r>
      </w:ins>
      <w:r>
        <w:fldChar w:fldCharType="separate"/>
      </w:r>
      <w:ins w:id="9" w:author="john davis" w:date="2022-08-01T13:07:00Z">
        <w:r w:rsidR="00016AE9">
          <w:rPr>
            <w:noProof/>
          </w:rPr>
          <w:t>1</w:t>
        </w:r>
      </w:ins>
      <w:ins w:id="10" w:author="john davis" w:date="2022-07-01T11:01:00Z">
        <w:r>
          <w:fldChar w:fldCharType="end"/>
        </w:r>
        <w:r>
          <w:t xml:space="preserve"> </w:t>
        </w:r>
        <w:r w:rsidRPr="001C2D68">
          <w:t>Nucmer plot of Dovetail_Pilon_Canu aligned to Darmor-bzh reference chromosomes. All sequences aligned are 1 Mbp or greater. A total of 21 Dovetail_Pilon_Canu scaffolds are aligned to 19 reference chromosomes. Red indicates an alignment in the forward direction and blue indicates an alignment in the reverse direction.</w:t>
        </w:r>
      </w:ins>
    </w:p>
    <w:p w14:paraId="69A6DB1F" w14:textId="5621D560" w:rsidR="0066015D" w:rsidDel="001C2D68" w:rsidRDefault="0066015D">
      <w:pPr>
        <w:pStyle w:val="Caption"/>
        <w:rPr>
          <w:del w:id="11" w:author="john davis" w:date="2022-07-01T11:00:00Z"/>
        </w:rPr>
        <w:pPrChange w:id="12" w:author="john davis" w:date="2022-07-01T11:00:00Z">
          <w:pPr>
            <w:pStyle w:val="Caption"/>
            <w:keepNext/>
          </w:pPr>
        </w:pPrChange>
      </w:pPr>
    </w:p>
    <w:p w14:paraId="40D03221" w14:textId="15D1E2DD" w:rsidR="0066015D" w:rsidRPr="000164A2" w:rsidRDefault="0066015D" w:rsidP="000164A2">
      <w:pPr>
        <w:rPr>
          <w:rFonts w:ascii="Arial" w:hAnsi="Arial" w:cs="Arial"/>
          <w:sz w:val="20"/>
          <w:szCs w:val="20"/>
        </w:rPr>
      </w:pPr>
      <w:del w:id="13" w:author="john davis" w:date="2022-07-01T11:00:00Z">
        <w:r w:rsidRPr="000164A2" w:rsidDel="001C2D68">
          <w:rPr>
            <w:rFonts w:ascii="Arial" w:hAnsi="Arial" w:cs="Arial"/>
            <w:sz w:val="20"/>
            <w:szCs w:val="20"/>
          </w:rPr>
          <w:delText xml:space="preserve">Figure </w:delText>
        </w:r>
      </w:del>
      <w:del w:id="14" w:author="john davis" w:date="2022-06-30T15:46:00Z">
        <w:r w:rsidR="0039002A" w:rsidDel="007A2D80">
          <w:rPr>
            <w:rFonts w:ascii="Arial" w:hAnsi="Arial" w:cs="Arial"/>
            <w:sz w:val="20"/>
            <w:szCs w:val="20"/>
          </w:rPr>
          <w:delText>2</w:delText>
        </w:r>
      </w:del>
      <w:del w:id="15" w:author="john davis" w:date="2022-07-01T11:00:00Z">
        <w:r w:rsidRPr="000164A2" w:rsidDel="001C2D68">
          <w:rPr>
            <w:rFonts w:ascii="Arial" w:hAnsi="Arial" w:cs="Arial"/>
            <w:sz w:val="20"/>
            <w:szCs w:val="20"/>
          </w:rPr>
          <w:delText xml:space="preserve"> Nucmer plot of Dovetail_Pilon_Canu aligned to </w:delText>
        </w:r>
        <w:r w:rsidR="00451413" w:rsidRPr="000164A2" w:rsidDel="001C2D68">
          <w:rPr>
            <w:rFonts w:ascii="Arial" w:hAnsi="Arial" w:cs="Arial"/>
            <w:sz w:val="20"/>
            <w:szCs w:val="20"/>
          </w:rPr>
          <w:delText>Darmor-bzh</w:delText>
        </w:r>
        <w:r w:rsidRPr="000164A2" w:rsidDel="001C2D68">
          <w:rPr>
            <w:rFonts w:ascii="Arial" w:hAnsi="Arial" w:cs="Arial"/>
            <w:sz w:val="20"/>
            <w:szCs w:val="20"/>
          </w:rPr>
          <w:delText xml:space="preserve"> reference chromosomes. All sequences aligned are 1 Mbp or greater. A total of 21 Dovetail_Pilon_Canu scaffolds are aligned to 19 reference chromosomes. Red indicates an alignment in the forward direction and blue indicates an alignment in the reverse direction.</w:delText>
        </w:r>
      </w:del>
    </w:p>
    <w:p w14:paraId="4F9B4A74" w14:textId="00487D21" w:rsidR="0066015D" w:rsidDel="00FB1334" w:rsidRDefault="0066015D">
      <w:pPr>
        <w:rPr>
          <w:del w:id="16" w:author="john davis" w:date="2022-06-30T15:46:00Z"/>
          <w:i/>
          <w:iCs/>
          <w:color w:val="44546A" w:themeColor="text2"/>
          <w:sz w:val="18"/>
          <w:szCs w:val="18"/>
        </w:rPr>
      </w:pPr>
      <w:del w:id="17" w:author="john davis" w:date="2022-06-30T15:46:00Z">
        <w:r w:rsidDel="00FB1334">
          <w:br w:type="page"/>
        </w:r>
      </w:del>
    </w:p>
    <w:p w14:paraId="27A43962" w14:textId="2B335357" w:rsidR="0066015D" w:rsidDel="00FB1334" w:rsidRDefault="00B60303">
      <w:pPr>
        <w:rPr>
          <w:del w:id="18" w:author="john davis" w:date="2022-06-30T15:46:00Z"/>
        </w:rPr>
        <w:pPrChange w:id="19" w:author="john davis" w:date="2022-06-30T15:46:00Z">
          <w:pPr>
            <w:pStyle w:val="Caption"/>
            <w:keepNext/>
          </w:pPr>
        </w:pPrChange>
      </w:pPr>
      <w:del w:id="20" w:author="john davis" w:date="2022-06-30T15:46:00Z">
        <w:r w:rsidDel="00FB1334">
          <w:rPr>
            <w:noProof/>
          </w:rPr>
          <w:drawing>
            <wp:inline distT="0" distB="0" distL="0" distR="0" wp14:anchorId="166E1CC0" wp14:editId="220AC6BF">
              <wp:extent cx="5943600" cy="5943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7F917E3B" w14:textId="33027872" w:rsidR="00F6263E" w:rsidRPr="000164A2" w:rsidRDefault="0066015D" w:rsidP="00FB1334">
      <w:pPr>
        <w:rPr>
          <w:rFonts w:ascii="Arial" w:hAnsi="Arial" w:cs="Arial"/>
          <w:sz w:val="20"/>
          <w:szCs w:val="20"/>
        </w:rPr>
      </w:pPr>
      <w:commentRangeStart w:id="21"/>
      <w:commentRangeStart w:id="22"/>
      <w:commentRangeStart w:id="23"/>
      <w:commentRangeStart w:id="24"/>
      <w:del w:id="25" w:author="john davis" w:date="2022-06-30T15:46:00Z">
        <w:r w:rsidRPr="000164A2" w:rsidDel="00FB1334">
          <w:rPr>
            <w:rFonts w:ascii="Arial" w:hAnsi="Arial" w:cs="Arial"/>
            <w:sz w:val="20"/>
            <w:szCs w:val="20"/>
          </w:rPr>
          <w:delText xml:space="preserve">Figure </w:delText>
        </w:r>
        <w:r w:rsidR="0039002A" w:rsidDel="00FB1334">
          <w:rPr>
            <w:rFonts w:ascii="Arial" w:hAnsi="Arial" w:cs="Arial"/>
            <w:sz w:val="20"/>
            <w:szCs w:val="20"/>
          </w:rPr>
          <w:delText>3</w:delText>
        </w:r>
        <w:r w:rsidRPr="000164A2" w:rsidDel="00FB1334">
          <w:rPr>
            <w:rFonts w:ascii="Arial" w:hAnsi="Arial" w:cs="Arial"/>
            <w:sz w:val="20"/>
            <w:szCs w:val="20"/>
          </w:rPr>
          <w:delText xml:space="preserve"> </w:delText>
        </w:r>
        <w:commentRangeEnd w:id="21"/>
        <w:r w:rsidR="004A727B" w:rsidRPr="000164A2" w:rsidDel="00FB1334">
          <w:rPr>
            <w:rStyle w:val="CommentReference"/>
            <w:rFonts w:ascii="Arial" w:hAnsi="Arial" w:cs="Arial"/>
            <w:sz w:val="20"/>
            <w:szCs w:val="20"/>
          </w:rPr>
          <w:commentReference w:id="21"/>
        </w:r>
        <w:commentRangeEnd w:id="22"/>
        <w:r w:rsidR="00F160F9" w:rsidRPr="000164A2" w:rsidDel="00FB1334">
          <w:rPr>
            <w:rStyle w:val="CommentReference"/>
            <w:rFonts w:ascii="Arial" w:hAnsi="Arial" w:cs="Arial"/>
            <w:sz w:val="20"/>
            <w:szCs w:val="20"/>
          </w:rPr>
          <w:commentReference w:id="22"/>
        </w:r>
        <w:commentRangeEnd w:id="23"/>
        <w:r w:rsidR="00FF1EFB" w:rsidDel="00FB1334">
          <w:rPr>
            <w:rStyle w:val="CommentReference"/>
          </w:rPr>
          <w:commentReference w:id="23"/>
        </w:r>
        <w:commentRangeEnd w:id="24"/>
        <w:r w:rsidR="00C74A80" w:rsidDel="00FB1334">
          <w:rPr>
            <w:rStyle w:val="CommentReference"/>
          </w:rPr>
          <w:commentReference w:id="24"/>
        </w:r>
        <w:r w:rsidRPr="000164A2" w:rsidDel="00FB1334">
          <w:rPr>
            <w:rFonts w:ascii="Arial" w:hAnsi="Arial" w:cs="Arial"/>
            <w:sz w:val="20"/>
            <w:szCs w:val="20"/>
          </w:rPr>
          <w:delText>Nucmer plot of Dovetail_Falcon_Unzip_Quiver aligned to Brassica napus reference chromosomes. All sequences aligned are 1 Mbp or greater. A total of 27 Dovetail_Pilon_Canu scaffolds are aligned to 19 reference chromosomes. Red indicates an alignment in the forward direction and blue indicates an alignment in the reverse direction.</w:delText>
        </w:r>
      </w:del>
    </w:p>
    <w:p w14:paraId="6E080A6F" w14:textId="77777777" w:rsidR="000667C9" w:rsidRDefault="00F6263E" w:rsidP="000667C9">
      <w:pPr>
        <w:pStyle w:val="Caption"/>
        <w:keepNext/>
        <w:rPr>
          <w:ins w:id="26" w:author="john davis" w:date="2022-07-01T11:02:00Z"/>
        </w:rPr>
      </w:pPr>
      <w:r>
        <w:rPr>
          <w:rFonts w:ascii="Arial" w:hAnsi="Arial" w:cs="Arial"/>
          <w:sz w:val="20"/>
          <w:szCs w:val="20"/>
        </w:rPr>
        <w:br w:type="page"/>
      </w:r>
      <w:r w:rsidR="00C7766A">
        <w:rPr>
          <w:noProof/>
        </w:rPr>
        <w:lastRenderedPageBreak/>
        <w:drawing>
          <wp:inline distT="0" distB="0" distL="0" distR="0" wp14:anchorId="27B57596" wp14:editId="776CC644">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ference_vs_F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E1A78E8" w14:textId="00E109A0" w:rsidR="00C7766A" w:rsidDel="001C2D68" w:rsidRDefault="000667C9">
      <w:pPr>
        <w:pStyle w:val="Caption"/>
        <w:keepNext/>
        <w:rPr>
          <w:del w:id="27" w:author="john davis" w:date="2022-07-01T11:01:00Z"/>
        </w:rPr>
      </w:pPr>
      <w:ins w:id="28" w:author="john davis" w:date="2022-07-01T11:02:00Z">
        <w:r>
          <w:t xml:space="preserve">Figure </w:t>
        </w:r>
        <w:r>
          <w:rPr>
            <w:i w:val="0"/>
            <w:iCs w:val="0"/>
          </w:rPr>
          <w:fldChar w:fldCharType="begin"/>
        </w:r>
        <w:r>
          <w:instrText xml:space="preserve"> SEQ Figure \* ARABIC </w:instrText>
        </w:r>
      </w:ins>
      <w:r>
        <w:rPr>
          <w:i w:val="0"/>
          <w:iCs w:val="0"/>
        </w:rPr>
        <w:fldChar w:fldCharType="separate"/>
      </w:r>
      <w:ins w:id="29" w:author="john davis" w:date="2022-08-01T13:07:00Z">
        <w:r w:rsidR="00016AE9">
          <w:rPr>
            <w:noProof/>
          </w:rPr>
          <w:t>2</w:t>
        </w:r>
      </w:ins>
      <w:ins w:id="30" w:author="john davis" w:date="2022-07-01T11:02:00Z">
        <w:r>
          <w:rPr>
            <w:i w:val="0"/>
            <w:iCs w:val="0"/>
          </w:rPr>
          <w:fldChar w:fldCharType="end"/>
        </w:r>
        <w:r w:rsidRPr="000667C9">
          <w:t xml:space="preserve"> </w:t>
        </w:r>
        <w:r w:rsidRPr="001C2D68">
          <w:t>Nucmer plot of the final assembly aligned to the complete Darmor-bzh v4.1 reference. A total of 19 final assembly pseudomolecules are aligned to 41 reference pseudomolecules. Reference pseudomolecules 1–19 are anchored and orientated sequences, reference pseudomolecules 20–38 contain sequences that could be anchored to a chromosome but could not be confidently positioned, reference pseudomolecules 39 and 40 contain sequences that could only be anchored to a subgenomes, and reference pseudomolecule 41 contains sequences that could not be anchored. Alignments of the final assembly to pseudomolecules 20–41 indicate regions where previously unanchored sequences were able to be placed in the new assembly. Red indicates an alignment in the forward direction and blue indicates an alignment in the reverse direction.</w:t>
        </w:r>
      </w:ins>
    </w:p>
    <w:p w14:paraId="20776ECD" w14:textId="4F5F547A" w:rsidR="002C2C93" w:rsidRDefault="00C7766A">
      <w:pPr>
        <w:pStyle w:val="Caption"/>
        <w:keepNext/>
        <w:pPrChange w:id="31" w:author="john davis" w:date="2022-07-01T11:02:00Z">
          <w:pPr/>
        </w:pPrChange>
      </w:pPr>
      <w:del w:id="32" w:author="john davis" w:date="2022-07-01T11:01:00Z">
        <w:r w:rsidRPr="00C7766A" w:rsidDel="001C2D68">
          <w:delText xml:space="preserve">Figure </w:delText>
        </w:r>
      </w:del>
      <w:del w:id="33" w:author="john davis" w:date="2022-06-30T15:50:00Z">
        <w:r w:rsidR="0039002A" w:rsidDel="00FB1334">
          <w:delText>4</w:delText>
        </w:r>
      </w:del>
      <w:del w:id="34" w:author="john davis" w:date="2022-07-01T11:01:00Z">
        <w:r w:rsidRPr="00C7766A" w:rsidDel="001C2D68">
          <w:delText xml:space="preserve"> Nucmer plot of </w:delText>
        </w:r>
        <w:r w:rsidR="003401EC" w:rsidDel="001C2D68">
          <w:delText>the f</w:delText>
        </w:r>
        <w:r w:rsidRPr="00C7766A" w:rsidDel="001C2D68">
          <w:delText xml:space="preserve">inal </w:delText>
        </w:r>
        <w:r w:rsidR="003401EC" w:rsidDel="001C2D68">
          <w:delText>a</w:delText>
        </w:r>
        <w:r w:rsidRPr="00C7766A" w:rsidDel="001C2D68">
          <w:delText xml:space="preserve">ssembly aligned to </w:delText>
        </w:r>
        <w:r w:rsidR="00896EDB" w:rsidDel="001C2D68">
          <w:delText xml:space="preserve">the </w:delText>
        </w:r>
        <w:r w:rsidRPr="00C7766A" w:rsidDel="001C2D68">
          <w:delText xml:space="preserve">complete </w:delText>
        </w:r>
      </w:del>
      <w:del w:id="35" w:author="john davis" w:date="2022-06-30T15:50:00Z">
        <w:r w:rsidRPr="00C74A80" w:rsidDel="0032459D">
          <w:delText>Brassica napus</w:delText>
        </w:r>
      </w:del>
      <w:del w:id="36" w:author="john davis" w:date="2022-07-01T11:01:00Z">
        <w:r w:rsidRPr="00C7766A" w:rsidDel="001C2D68">
          <w:delText xml:space="preserve"> reference. A total of 19 </w:delText>
        </w:r>
        <w:r w:rsidR="001D22DB" w:rsidDel="001C2D68">
          <w:delText>f</w:delText>
        </w:r>
        <w:r w:rsidRPr="00C7766A" w:rsidDel="001C2D68">
          <w:delText xml:space="preserve">inal </w:delText>
        </w:r>
        <w:r w:rsidR="001D22DB" w:rsidDel="001C2D68">
          <w:delText>a</w:delText>
        </w:r>
        <w:r w:rsidRPr="00C7766A" w:rsidDel="001C2D68">
          <w:delText>ssembly pseudomolecules are aligned to 41 reference pseudomolecules. Reference pseudomolecules 1–19 are anchored and orientated sequences, reference pseudomolecules 20</w:delText>
        </w:r>
        <w:r w:rsidR="009D0F1A" w:rsidRPr="00C7766A" w:rsidDel="001C2D68">
          <w:delText>–</w:delText>
        </w:r>
        <w:r w:rsidRPr="00C7766A" w:rsidDel="001C2D68">
          <w:delText xml:space="preserve">38 contain sequences </w:delText>
        </w:r>
        <w:r w:rsidR="009D0F1A" w:rsidDel="001C2D68">
          <w:delText>that</w:delText>
        </w:r>
        <w:r w:rsidR="009D0F1A" w:rsidRPr="00C7766A" w:rsidDel="001C2D68">
          <w:delText xml:space="preserve"> </w:delText>
        </w:r>
        <w:r w:rsidRPr="00C7766A" w:rsidDel="001C2D68">
          <w:delText xml:space="preserve">could be anchored to a chromosome but could not be confidently positioned, reference pseudomolecules 39 and 40 contain sequences </w:delText>
        </w:r>
        <w:r w:rsidR="009D0F1A" w:rsidDel="001C2D68">
          <w:delText>that</w:delText>
        </w:r>
        <w:r w:rsidRPr="00C7766A" w:rsidDel="001C2D68">
          <w:delText xml:space="preserve"> could only be anchored to a subgenomes, and reference pseudomolecule 41 contains sequences </w:delText>
        </w:r>
        <w:r w:rsidR="00FA5091" w:rsidDel="001C2D68">
          <w:delText>that</w:delText>
        </w:r>
        <w:r w:rsidR="00FA5091" w:rsidRPr="00C7766A" w:rsidDel="001C2D68">
          <w:delText xml:space="preserve"> </w:delText>
        </w:r>
        <w:r w:rsidRPr="00C7766A" w:rsidDel="001C2D68">
          <w:delText xml:space="preserve">could not be anchored. Alignments of the </w:delText>
        </w:r>
        <w:r w:rsidR="00D67054" w:rsidDel="001C2D68">
          <w:delText>f</w:delText>
        </w:r>
        <w:r w:rsidRPr="00C7766A" w:rsidDel="001C2D68">
          <w:delText xml:space="preserve">inal </w:delText>
        </w:r>
        <w:r w:rsidR="00D67054" w:rsidDel="001C2D68">
          <w:delText>a</w:delText>
        </w:r>
        <w:r w:rsidRPr="00C7766A" w:rsidDel="001C2D68">
          <w:delText>ssembly to pseudomolecules 20–41 indicate regions where previously unanchored sequences were able to be placed in the new assembly. Red indicates an alignment in the forward direction and blue indicates an alignment in the reverse direction.</w:delText>
        </w:r>
      </w:del>
    </w:p>
    <w:p w14:paraId="400768A0" w14:textId="77777777" w:rsidR="002C2C93" w:rsidRDefault="002C2C93">
      <w:pPr>
        <w:rPr>
          <w:rFonts w:ascii="Arial" w:hAnsi="Arial" w:cs="Arial"/>
          <w:sz w:val="20"/>
          <w:szCs w:val="20"/>
        </w:rPr>
      </w:pPr>
      <w:r>
        <w:rPr>
          <w:rFonts w:ascii="Arial" w:hAnsi="Arial" w:cs="Arial"/>
          <w:sz w:val="20"/>
          <w:szCs w:val="20"/>
        </w:rPr>
        <w:br w:type="page"/>
      </w:r>
    </w:p>
    <w:p w14:paraId="4A9FF71A" w14:textId="77777777" w:rsidR="000667C9" w:rsidRDefault="002C2C93" w:rsidP="000667C9">
      <w:pPr>
        <w:pStyle w:val="Caption"/>
        <w:keepNext/>
        <w:rPr>
          <w:ins w:id="37" w:author="john davis" w:date="2022-07-01T11:03:00Z"/>
        </w:rPr>
      </w:pPr>
      <w:r w:rsidRPr="004079FD">
        <w:rPr>
          <w:noProof/>
        </w:rPr>
        <w:lastRenderedPageBreak/>
        <w:drawing>
          <wp:inline distT="0" distB="0" distL="0" distR="0" wp14:anchorId="31B4DF54" wp14:editId="02E85D1B">
            <wp:extent cx="3133525" cy="24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3525" cy="2465070"/>
                    </a:xfrm>
                    <a:prstGeom prst="rect">
                      <a:avLst/>
                    </a:prstGeom>
                  </pic:spPr>
                </pic:pic>
              </a:graphicData>
            </a:graphic>
          </wp:inline>
        </w:drawing>
      </w:r>
    </w:p>
    <w:p w14:paraId="77458F5F" w14:textId="762C08BF" w:rsidR="002C2C93" w:rsidDel="001C2D68" w:rsidRDefault="000667C9">
      <w:pPr>
        <w:pStyle w:val="Caption"/>
        <w:rPr>
          <w:del w:id="38" w:author="john davis" w:date="2022-07-01T11:01:00Z"/>
        </w:rPr>
      </w:pPr>
      <w:ins w:id="3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40" w:author="john davis" w:date="2022-08-01T13:07:00Z">
        <w:r w:rsidR="00016AE9">
          <w:rPr>
            <w:noProof/>
          </w:rPr>
          <w:t>3</w:t>
        </w:r>
      </w:ins>
      <w:ins w:id="41" w:author="john davis" w:date="2022-07-01T11:03:00Z">
        <w:r>
          <w:rPr>
            <w:i w:val="0"/>
            <w:iCs w:val="0"/>
          </w:rPr>
          <w:fldChar w:fldCharType="end"/>
        </w:r>
        <w:r w:rsidRPr="000667C9">
          <w:t xml:space="preserve"> </w:t>
        </w:r>
        <w:r w:rsidRPr="001C2D68">
          <w:t>Example of a C gene being converted to an A gene. B. rapa = Ar, B. oleracea Co, B. napus A = An, and B. napus C = Cn. A potential homoeologous gene pair must pass two rules. First, the Cn gene of the pair must align better to its homoeolog (An) than it does to its ortholog (Co). Second, the Cn gene must also align better to its homoeolog's ortholog (Ar) than it does to its own ortholog (Co). If both rules are satisfied, the pair is declared a homoeologous gene pair</w:t>
        </w:r>
        <w:r>
          <w:t>.</w:t>
        </w:r>
      </w:ins>
    </w:p>
    <w:p w14:paraId="429A3A21" w14:textId="063DD690" w:rsidR="002C2C93" w:rsidRPr="000164A2" w:rsidRDefault="002C2C93">
      <w:pPr>
        <w:pStyle w:val="Caption"/>
        <w:pPrChange w:id="42" w:author="john davis" w:date="2022-07-01T11:01:00Z">
          <w:pPr/>
        </w:pPrChange>
      </w:pPr>
      <w:del w:id="43" w:author="john davis" w:date="2022-07-01T11:01:00Z">
        <w:r w:rsidRPr="000164A2" w:rsidDel="001C2D68">
          <w:delText xml:space="preserve">Figure </w:delText>
        </w:r>
      </w:del>
      <w:del w:id="44" w:author="john davis" w:date="2022-06-30T16:22:00Z">
        <w:r w:rsidR="0039002A" w:rsidDel="00823F84">
          <w:delText>5</w:delText>
        </w:r>
      </w:del>
      <w:del w:id="45" w:author="john davis" w:date="2022-07-01T11:01:00Z">
        <w:r w:rsidRPr="000164A2" w:rsidDel="001C2D68">
          <w:delText xml:space="preserve"> Example of a C gene being converted to an A gene. </w:delText>
        </w:r>
        <w:r w:rsidRPr="00C74A80" w:rsidDel="001C2D68">
          <w:delText>B. rapa</w:delText>
        </w:r>
        <w:r w:rsidRPr="000164A2" w:rsidDel="001C2D68">
          <w:delText xml:space="preserve"> = A</w:delText>
        </w:r>
        <w:r w:rsidRPr="000164A2" w:rsidDel="001C2D68">
          <w:rPr>
            <w:vertAlign w:val="subscript"/>
          </w:rPr>
          <w:delText>r</w:delText>
        </w:r>
        <w:r w:rsidRPr="000164A2" w:rsidDel="001C2D68">
          <w:delText xml:space="preserve">, </w:delText>
        </w:r>
        <w:r w:rsidRPr="00C74A80" w:rsidDel="001C2D68">
          <w:delText>B. oleracea</w:delText>
        </w:r>
        <w:r w:rsidRPr="000164A2" w:rsidDel="001C2D68">
          <w:delText xml:space="preserve"> C</w:delText>
        </w:r>
        <w:r w:rsidRPr="000164A2" w:rsidDel="001C2D68">
          <w:rPr>
            <w:vertAlign w:val="subscript"/>
          </w:rPr>
          <w:delText>o</w:delText>
        </w:r>
        <w:r w:rsidRPr="000164A2" w:rsidDel="001C2D68">
          <w:delText xml:space="preserve">, </w:delText>
        </w:r>
        <w:r w:rsidRPr="00C74A80" w:rsidDel="001C2D68">
          <w:delText>B. napus</w:delText>
        </w:r>
        <w:r w:rsidRPr="000164A2" w:rsidDel="001C2D68">
          <w:delText xml:space="preserve"> A = A</w:delText>
        </w:r>
        <w:r w:rsidRPr="000164A2" w:rsidDel="001C2D68">
          <w:rPr>
            <w:vertAlign w:val="subscript"/>
          </w:rPr>
          <w:delText>n</w:delText>
        </w:r>
        <w:r w:rsidRPr="000164A2" w:rsidDel="001C2D68">
          <w:delText xml:space="preserve">, and </w:delText>
        </w:r>
        <w:r w:rsidRPr="00C74A80" w:rsidDel="001C2D68">
          <w:delText>B. napus</w:delText>
        </w:r>
        <w:r w:rsidRPr="000164A2" w:rsidDel="001C2D68">
          <w:delText xml:space="preserve"> C = C</w:delText>
        </w:r>
        <w:r w:rsidRPr="000164A2" w:rsidDel="001C2D68">
          <w:rPr>
            <w:vertAlign w:val="subscript"/>
          </w:rPr>
          <w:delText>n</w:delText>
        </w:r>
        <w:r w:rsidRPr="000164A2" w:rsidDel="001C2D68">
          <w:rPr>
            <w:rStyle w:val="CommentReference"/>
            <w:rFonts w:ascii="Arial" w:hAnsi="Arial" w:cs="Arial"/>
            <w:sz w:val="20"/>
            <w:szCs w:val="20"/>
          </w:rPr>
          <w:delText>. A potential homoeologous gene pair must pass two rules. First,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of the pair must align better to its homoeolog (A</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than it does to its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Second, the C</w:delText>
        </w:r>
        <w:r w:rsidRPr="000164A2" w:rsidDel="001C2D68">
          <w:rPr>
            <w:rStyle w:val="CommentReference"/>
            <w:rFonts w:ascii="Arial" w:hAnsi="Arial" w:cs="Arial"/>
            <w:sz w:val="20"/>
            <w:szCs w:val="20"/>
            <w:vertAlign w:val="subscript"/>
          </w:rPr>
          <w:delText>n</w:delText>
        </w:r>
        <w:r w:rsidRPr="000164A2" w:rsidDel="001C2D68">
          <w:rPr>
            <w:rStyle w:val="CommentReference"/>
            <w:rFonts w:ascii="Arial" w:hAnsi="Arial" w:cs="Arial"/>
            <w:sz w:val="20"/>
            <w:szCs w:val="20"/>
          </w:rPr>
          <w:delText xml:space="preserve"> gene must also align better to its homoeolog's ortholog (A</w:delText>
        </w:r>
        <w:r w:rsidRPr="000164A2" w:rsidDel="001C2D68">
          <w:rPr>
            <w:rStyle w:val="CommentReference"/>
            <w:rFonts w:ascii="Arial" w:hAnsi="Arial" w:cs="Arial"/>
            <w:sz w:val="20"/>
            <w:szCs w:val="20"/>
            <w:vertAlign w:val="subscript"/>
          </w:rPr>
          <w:delText>r</w:delText>
        </w:r>
        <w:r w:rsidRPr="000164A2" w:rsidDel="001C2D68">
          <w:rPr>
            <w:rStyle w:val="CommentReference"/>
            <w:rFonts w:ascii="Arial" w:hAnsi="Arial" w:cs="Arial"/>
            <w:sz w:val="20"/>
            <w:szCs w:val="20"/>
          </w:rPr>
          <w:delText>) than it does to its own ortholog (C</w:delText>
        </w:r>
        <w:r w:rsidRPr="000164A2" w:rsidDel="001C2D68">
          <w:rPr>
            <w:rStyle w:val="CommentReference"/>
            <w:rFonts w:ascii="Arial" w:hAnsi="Arial" w:cs="Arial"/>
            <w:sz w:val="20"/>
            <w:szCs w:val="20"/>
            <w:vertAlign w:val="subscript"/>
          </w:rPr>
          <w:delText>o</w:delText>
        </w:r>
        <w:r w:rsidRPr="000164A2" w:rsidDel="001C2D68">
          <w:rPr>
            <w:rStyle w:val="CommentReference"/>
            <w:rFonts w:ascii="Arial" w:hAnsi="Arial" w:cs="Arial"/>
            <w:sz w:val="20"/>
            <w:szCs w:val="20"/>
          </w:rPr>
          <w:delText>). If both rules are satisfied, the pair is declared a homoeologous gene pair.</w:delText>
        </w:r>
      </w:del>
    </w:p>
    <w:p w14:paraId="384993D2" w14:textId="1EAF874B" w:rsidR="002C2C93" w:rsidRDefault="002C2C93">
      <w:pPr>
        <w:rPr>
          <w:rFonts w:ascii="Arial" w:hAnsi="Arial" w:cs="Arial"/>
          <w:sz w:val="20"/>
          <w:szCs w:val="20"/>
        </w:rPr>
      </w:pPr>
      <w:r>
        <w:rPr>
          <w:rFonts w:ascii="Arial" w:hAnsi="Arial" w:cs="Arial"/>
          <w:sz w:val="20"/>
          <w:szCs w:val="20"/>
        </w:rPr>
        <w:br w:type="page"/>
      </w:r>
    </w:p>
    <w:p w14:paraId="2FA0D2D9" w14:textId="77777777" w:rsidR="000667C9" w:rsidRDefault="002C2C93" w:rsidP="000667C9">
      <w:pPr>
        <w:keepNext/>
        <w:rPr>
          <w:ins w:id="46" w:author="john davis" w:date="2022-07-01T11:03:00Z"/>
        </w:rPr>
      </w:pPr>
      <w:r w:rsidRPr="0013538E">
        <w:rPr>
          <w:noProof/>
        </w:rPr>
        <w:lastRenderedPageBreak/>
        <w:drawing>
          <wp:inline distT="0" distB="0" distL="0" distR="0" wp14:anchorId="3E94468C" wp14:editId="59633403">
            <wp:extent cx="5943600" cy="2868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8295"/>
                    </a:xfrm>
                    <a:prstGeom prst="rect">
                      <a:avLst/>
                    </a:prstGeom>
                  </pic:spPr>
                </pic:pic>
              </a:graphicData>
            </a:graphic>
          </wp:inline>
        </w:drawing>
      </w:r>
    </w:p>
    <w:p w14:paraId="694FAA5C" w14:textId="488C43A2" w:rsidR="002C2C93" w:rsidDel="000667C9" w:rsidRDefault="000667C9">
      <w:pPr>
        <w:pStyle w:val="Caption"/>
        <w:rPr>
          <w:del w:id="47" w:author="john davis" w:date="2022-07-01T11:03:00Z"/>
        </w:rPr>
        <w:pPrChange w:id="48" w:author="john davis" w:date="2022-07-01T11:03:00Z">
          <w:pPr/>
        </w:pPrChange>
      </w:pPr>
      <w:ins w:id="49" w:author="john davis" w:date="2022-07-01T11:03:00Z">
        <w:r>
          <w:t xml:space="preserve">Figure </w:t>
        </w:r>
        <w:r>
          <w:rPr>
            <w:i w:val="0"/>
            <w:iCs w:val="0"/>
          </w:rPr>
          <w:fldChar w:fldCharType="begin"/>
        </w:r>
        <w:r>
          <w:instrText xml:space="preserve"> SEQ Figure \* ARABIC </w:instrText>
        </w:r>
      </w:ins>
      <w:r>
        <w:rPr>
          <w:i w:val="0"/>
          <w:iCs w:val="0"/>
        </w:rPr>
        <w:fldChar w:fldCharType="separate"/>
      </w:r>
      <w:ins w:id="50" w:author="john davis" w:date="2022-08-01T13:07:00Z">
        <w:r w:rsidR="00016AE9">
          <w:rPr>
            <w:noProof/>
          </w:rPr>
          <w:t>4</w:t>
        </w:r>
      </w:ins>
      <w:ins w:id="51" w:author="john davis" w:date="2022-07-01T11:03:00Z">
        <w:r>
          <w:rPr>
            <w:i w:val="0"/>
            <w:iCs w:val="0"/>
          </w:rPr>
          <w:fldChar w:fldCharType="end"/>
        </w:r>
        <w:r w:rsidRPr="000667C9">
          <w:t xml:space="preserve"> </w:t>
        </w:r>
        <w:r w:rsidRPr="002567AB">
          <w:t>Genome assembly and annotation strategy</w:t>
        </w:r>
      </w:ins>
    </w:p>
    <w:p w14:paraId="30476902" w14:textId="0926422E" w:rsidR="002C2C93" w:rsidRPr="00F6263E" w:rsidDel="001C2D68" w:rsidRDefault="002C2C93">
      <w:pPr>
        <w:pStyle w:val="Caption"/>
        <w:rPr>
          <w:del w:id="52" w:author="john davis" w:date="2022-07-01T11:00:00Z"/>
          <w:rFonts w:ascii="Arial" w:hAnsi="Arial" w:cs="Arial"/>
          <w:sz w:val="20"/>
          <w:szCs w:val="20"/>
        </w:rPr>
        <w:pPrChange w:id="53" w:author="john davis" w:date="2022-07-01T11:03:00Z">
          <w:pPr/>
        </w:pPrChange>
      </w:pPr>
      <w:del w:id="54" w:author="john davis" w:date="2022-07-01T11:00:00Z">
        <w:r w:rsidRPr="00F6263E" w:rsidDel="001C2D68">
          <w:rPr>
            <w:rFonts w:ascii="Arial" w:hAnsi="Arial" w:cs="Arial"/>
            <w:sz w:val="20"/>
            <w:szCs w:val="20"/>
          </w:rPr>
          <w:delText xml:space="preserve">Figure </w:delText>
        </w:r>
      </w:del>
      <w:del w:id="55" w:author="john davis" w:date="2022-06-30T16:44:00Z">
        <w:r w:rsidR="0039002A" w:rsidDel="00F759E0">
          <w:rPr>
            <w:rFonts w:ascii="Arial" w:hAnsi="Arial" w:cs="Arial"/>
            <w:sz w:val="20"/>
            <w:szCs w:val="20"/>
          </w:rPr>
          <w:delText>6</w:delText>
        </w:r>
      </w:del>
      <w:del w:id="56" w:author="john davis" w:date="2022-07-01T11:00:00Z">
        <w:r w:rsidRPr="00F6263E" w:rsidDel="001C2D68">
          <w:rPr>
            <w:rFonts w:ascii="Arial" w:hAnsi="Arial" w:cs="Arial"/>
            <w:sz w:val="20"/>
            <w:szCs w:val="20"/>
          </w:rPr>
          <w:delText xml:space="preserve"> Genome assembly and annotation strategy</w:delText>
        </w:r>
      </w:del>
    </w:p>
    <w:p w14:paraId="4EE604B6" w14:textId="77777777" w:rsidR="000164A2" w:rsidRDefault="000164A2">
      <w:pPr>
        <w:pStyle w:val="Caption"/>
        <w:rPr>
          <w:rFonts w:ascii="Arial" w:hAnsi="Arial" w:cs="Arial"/>
          <w:sz w:val="20"/>
          <w:szCs w:val="20"/>
        </w:rPr>
        <w:pPrChange w:id="57" w:author="john davis" w:date="2022-07-01T11:03:00Z">
          <w:pPr/>
        </w:pPrChange>
      </w:pPr>
    </w:p>
    <w:p w14:paraId="06B09494" w14:textId="73134C08" w:rsidR="000164A2" w:rsidRDefault="00C7766A" w:rsidP="000164A2">
      <w:r w:rsidRPr="00C7766A">
        <w:rPr>
          <w:rFonts w:ascii="Arial" w:hAnsi="Arial" w:cs="Arial"/>
          <w:sz w:val="20"/>
          <w:szCs w:val="20"/>
        </w:rPr>
        <w:br w:type="page"/>
      </w:r>
      <w:del w:id="58" w:author="john davis" w:date="2022-06-30T17:12:00Z">
        <w:r w:rsidR="000164A2" w:rsidDel="00D27966">
          <w:rPr>
            <w:noProof/>
          </w:rPr>
          <w:drawing>
            <wp:inline distT="0" distB="0" distL="0" distR="0" wp14:anchorId="54797179" wp14:editId="4658D04F">
              <wp:extent cx="5832918"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2918" cy="3194685"/>
                      </a:xfrm>
                      <a:prstGeom prst="rect">
                        <a:avLst/>
                      </a:prstGeom>
                    </pic:spPr>
                  </pic:pic>
                </a:graphicData>
              </a:graphic>
            </wp:inline>
          </w:drawing>
        </w:r>
      </w:del>
    </w:p>
    <w:p w14:paraId="635A6BE4" w14:textId="77777777" w:rsidR="000667C9" w:rsidRDefault="001C2D68" w:rsidP="000667C9">
      <w:pPr>
        <w:keepNext/>
        <w:rPr>
          <w:ins w:id="59" w:author="john davis" w:date="2022-07-01T11:03:00Z"/>
        </w:rPr>
      </w:pPr>
      <w:ins w:id="60" w:author="john davis" w:date="2022-07-01T10:57:00Z">
        <w:r>
          <w:rPr>
            <w:rFonts w:ascii="Arial" w:hAnsi="Arial" w:cs="Arial"/>
            <w:noProof/>
            <w:sz w:val="20"/>
            <w:szCs w:val="20"/>
          </w:rPr>
          <w:lastRenderedPageBreak/>
          <w:drawing>
            <wp:inline distT="0" distB="0" distL="0" distR="0" wp14:anchorId="637FF9E8" wp14:editId="4DEFE443">
              <wp:extent cx="4067205" cy="19361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7205" cy="1936184"/>
                      </a:xfrm>
                      <a:prstGeom prst="rect">
                        <a:avLst/>
                      </a:prstGeom>
                    </pic:spPr>
                  </pic:pic>
                </a:graphicData>
              </a:graphic>
            </wp:inline>
          </w:drawing>
        </w:r>
      </w:ins>
    </w:p>
    <w:p w14:paraId="18DE99D0" w14:textId="53179552" w:rsidR="001C2D68" w:rsidRDefault="000667C9" w:rsidP="000667C9">
      <w:pPr>
        <w:pStyle w:val="Caption"/>
        <w:rPr>
          <w:ins w:id="61" w:author="john davis" w:date="2022-07-01T11:00:00Z"/>
        </w:rPr>
      </w:pPr>
      <w:ins w:id="62" w:author="john davis" w:date="2022-07-01T11:03:00Z">
        <w:r>
          <w:t xml:space="preserve">Figure </w:t>
        </w:r>
        <w:r>
          <w:fldChar w:fldCharType="begin"/>
        </w:r>
        <w:r>
          <w:instrText xml:space="preserve"> SEQ Figure \* ARABIC </w:instrText>
        </w:r>
      </w:ins>
      <w:r>
        <w:fldChar w:fldCharType="separate"/>
      </w:r>
      <w:ins w:id="63" w:author="john davis" w:date="2022-08-01T13:07:00Z">
        <w:r w:rsidR="00016AE9">
          <w:rPr>
            <w:noProof/>
          </w:rPr>
          <w:t>5</w:t>
        </w:r>
      </w:ins>
      <w:ins w:id="64" w:author="john davis" w:date="2022-07-01T11:03:00Z">
        <w:r>
          <w:fldChar w:fldCharType="end"/>
        </w:r>
        <w:r w:rsidRPr="000667C9">
          <w:t xml:space="preserve"> Conserved orthologous gene pairs between Da-Ae, </w:t>
        </w:r>
        <w:r w:rsidR="00994389">
          <w:t>Darmor-bzh v10</w:t>
        </w:r>
        <w:r w:rsidRPr="000667C9">
          <w:t xml:space="preserve">, and </w:t>
        </w:r>
      </w:ins>
      <w:ins w:id="65" w:author="john davis" w:date="2022-07-01T11:04:00Z">
        <w:r w:rsidR="00994389">
          <w:t>ZS11</w:t>
        </w:r>
      </w:ins>
    </w:p>
    <w:p w14:paraId="36F19722" w14:textId="77777777" w:rsidR="00CA63B5" w:rsidRDefault="00CA63B5">
      <w:pPr>
        <w:rPr>
          <w:ins w:id="66" w:author="john davis" w:date="2022-07-01T11:05:00Z"/>
          <w:rFonts w:ascii="Arial" w:hAnsi="Arial" w:cs="Arial"/>
          <w:sz w:val="20"/>
          <w:szCs w:val="20"/>
        </w:rPr>
      </w:pPr>
      <w:ins w:id="67" w:author="john davis" w:date="2022-07-01T11:05:00Z">
        <w:r>
          <w:rPr>
            <w:rFonts w:ascii="Arial" w:hAnsi="Arial" w:cs="Arial"/>
            <w:sz w:val="20"/>
            <w:szCs w:val="20"/>
          </w:rPr>
          <w:br w:type="page"/>
        </w:r>
      </w:ins>
    </w:p>
    <w:p w14:paraId="08ADAE67" w14:textId="77777777" w:rsidR="00CA63B5" w:rsidRDefault="00CA63B5">
      <w:pPr>
        <w:keepNext/>
        <w:rPr>
          <w:ins w:id="68" w:author="john davis" w:date="2022-07-01T11:06:00Z"/>
        </w:rPr>
        <w:pPrChange w:id="69" w:author="john davis" w:date="2022-07-01T11:06:00Z">
          <w:pPr/>
        </w:pPrChange>
      </w:pPr>
      <w:ins w:id="70" w:author="john davis" w:date="2022-07-01T11:06:00Z">
        <w:r>
          <w:rPr>
            <w:rFonts w:ascii="Arial" w:hAnsi="Arial" w:cs="Arial"/>
            <w:noProof/>
            <w:sz w:val="20"/>
            <w:szCs w:val="20"/>
          </w:rPr>
          <w:lastRenderedPageBreak/>
          <w:drawing>
            <wp:inline distT="0" distB="0" distL="0" distR="0" wp14:anchorId="16556D1D" wp14:editId="62857F01">
              <wp:extent cx="5943600" cy="5943600"/>
              <wp:effectExtent l="0" t="0" r="0" b="0"/>
              <wp:docPr id="4" name="Picture 4"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0A086616" w14:textId="5843B996" w:rsidR="00CA63B5" w:rsidRDefault="00CA63B5" w:rsidP="00CA63B5">
      <w:pPr>
        <w:pStyle w:val="Caption"/>
        <w:rPr>
          <w:ins w:id="71" w:author="john davis" w:date="2022-07-01T11:06:00Z"/>
        </w:rPr>
      </w:pPr>
      <w:ins w:id="72" w:author="john davis" w:date="2022-07-01T11:06:00Z">
        <w:r>
          <w:t xml:space="preserve">Figure </w:t>
        </w:r>
        <w:r>
          <w:fldChar w:fldCharType="begin"/>
        </w:r>
        <w:r>
          <w:instrText xml:space="preserve"> SEQ Figure \* ARABIC </w:instrText>
        </w:r>
      </w:ins>
      <w:r>
        <w:fldChar w:fldCharType="separate"/>
      </w:r>
      <w:ins w:id="73" w:author="john davis" w:date="2022-08-01T13:07:00Z">
        <w:r w:rsidR="00016AE9">
          <w:rPr>
            <w:noProof/>
          </w:rPr>
          <w:t>6</w:t>
        </w:r>
      </w:ins>
      <w:ins w:id="74" w:author="john davis" w:date="2022-07-01T11:06:00Z">
        <w:r>
          <w:fldChar w:fldCharType="end"/>
        </w:r>
      </w:ins>
      <w:ins w:id="75" w:author="john davis" w:date="2022-07-01T11:07:00Z">
        <w:r>
          <w:t xml:space="preserve"> </w:t>
        </w:r>
        <w:r w:rsidRPr="00CA63B5">
          <w:t>Coverage of each genome. There are</w:t>
        </w:r>
        <w:r>
          <w:t xml:space="preserve"> </w:t>
        </w:r>
        <w:r w:rsidRPr="00CA63B5">
          <w:t xml:space="preserve">peaks of increased coverage shared among Da-Ae, </w:t>
        </w:r>
      </w:ins>
      <w:ins w:id="76" w:author="john davis" w:date="2022-07-01T11:08:00Z">
        <w:r>
          <w:t>Darmor-bzh v10</w:t>
        </w:r>
      </w:ins>
      <w:ins w:id="77" w:author="john davis" w:date="2022-07-01T11:07:00Z">
        <w:r w:rsidRPr="00CA63B5">
          <w:t>, and</w:t>
        </w:r>
      </w:ins>
      <w:ins w:id="78" w:author="john davis" w:date="2022-07-01T11:08:00Z">
        <w:r>
          <w:t xml:space="preserve"> ZS11</w:t>
        </w:r>
      </w:ins>
      <w:ins w:id="79" w:author="john davis" w:date="2022-07-01T11:07:00Z">
        <w:r w:rsidRPr="00CA63B5">
          <w:t>, suggesting sites of shared homoeologous exchange. “&lt;” indicates recipient and “&gt;” indicates donor locations of genes suspected to be involved in homoeologous exchange.</w:t>
        </w:r>
      </w:ins>
    </w:p>
    <w:p w14:paraId="1EDEE5CE" w14:textId="77777777" w:rsidR="00966446" w:rsidRDefault="00966446">
      <w:pPr>
        <w:rPr>
          <w:ins w:id="80" w:author="John Thompson Davis" w:date="2022-07-29T00:20:00Z"/>
          <w:rFonts w:ascii="Arial" w:hAnsi="Arial" w:cs="Arial"/>
          <w:sz w:val="20"/>
          <w:szCs w:val="20"/>
        </w:rPr>
      </w:pPr>
      <w:ins w:id="81" w:author="John Thompson Davis" w:date="2022-07-29T00:20:00Z">
        <w:r>
          <w:rPr>
            <w:rFonts w:ascii="Arial" w:hAnsi="Arial" w:cs="Arial"/>
            <w:sz w:val="20"/>
            <w:szCs w:val="20"/>
          </w:rPr>
          <w:br w:type="page"/>
        </w:r>
      </w:ins>
    </w:p>
    <w:p w14:paraId="6E7AE0A1" w14:textId="77777777" w:rsidR="00966446" w:rsidRDefault="00966446">
      <w:pPr>
        <w:keepNext/>
        <w:rPr>
          <w:ins w:id="82" w:author="John Thompson Davis" w:date="2022-07-29T00:20:00Z"/>
        </w:rPr>
        <w:pPrChange w:id="83" w:author="John Thompson Davis" w:date="2022-07-29T00:20:00Z">
          <w:pPr/>
        </w:pPrChange>
      </w:pPr>
      <w:ins w:id="84" w:author="John Thompson Davis" w:date="2022-07-29T00:20:00Z">
        <w:r>
          <w:rPr>
            <w:rFonts w:ascii="Arial" w:hAnsi="Arial" w:cs="Arial"/>
            <w:noProof/>
            <w:sz w:val="20"/>
            <w:szCs w:val="20"/>
          </w:rPr>
          <w:lastRenderedPageBreak/>
          <w:drawing>
            <wp:inline distT="0" distB="0" distL="0" distR="0" wp14:anchorId="1D787EB1" wp14:editId="49240578">
              <wp:extent cx="5943600" cy="3835400"/>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ins>
    </w:p>
    <w:p w14:paraId="7B086138" w14:textId="12B4B51A" w:rsidR="00966446" w:rsidRDefault="00966446" w:rsidP="00966446">
      <w:pPr>
        <w:pStyle w:val="Caption"/>
        <w:rPr>
          <w:ins w:id="85" w:author="John Thompson Davis" w:date="2022-07-29T00:20:00Z"/>
        </w:rPr>
      </w:pPr>
      <w:ins w:id="86" w:author="John Thompson Davis" w:date="2022-07-29T00:20:00Z">
        <w:r>
          <w:t xml:space="preserve">Figure </w:t>
        </w:r>
        <w:r>
          <w:fldChar w:fldCharType="begin"/>
        </w:r>
        <w:r>
          <w:instrText xml:space="preserve"> SEQ Figure \* ARABIC </w:instrText>
        </w:r>
      </w:ins>
      <w:r>
        <w:fldChar w:fldCharType="separate"/>
      </w:r>
      <w:ins w:id="87" w:author="john davis" w:date="2022-08-01T13:07:00Z">
        <w:r w:rsidR="00016AE9">
          <w:rPr>
            <w:noProof/>
          </w:rPr>
          <w:t>7</w:t>
        </w:r>
      </w:ins>
      <w:ins w:id="88" w:author="John Thompson Davis" w:date="2022-07-29T00:20:00Z">
        <w:r>
          <w:fldChar w:fldCharType="end"/>
        </w:r>
        <w:r>
          <w:t xml:space="preserve"> Tree map </w:t>
        </w:r>
      </w:ins>
      <w:ins w:id="89" w:author="John Thompson Davis" w:date="2022-07-29T00:21:00Z">
        <w:r>
          <w:t>displaying over-represented BP:GO terms in the set of Unigene sequences not</w:t>
        </w:r>
      </w:ins>
      <w:ins w:id="90" w:author="John Thompson Davis" w:date="2022-07-29T00:22:00Z">
        <w:r>
          <w:t xml:space="preserve"> found in Da-Ae, Darmor-bzh v10, or Darmor-bzh v4.1</w:t>
        </w:r>
      </w:ins>
    </w:p>
    <w:p w14:paraId="251FA57D" w14:textId="77777777" w:rsidR="00016AE9" w:rsidRDefault="00016AE9">
      <w:pPr>
        <w:rPr>
          <w:ins w:id="91" w:author="john davis" w:date="2022-08-01T13:07:00Z"/>
          <w:rFonts w:ascii="Arial" w:hAnsi="Arial" w:cs="Arial"/>
          <w:sz w:val="20"/>
          <w:szCs w:val="20"/>
        </w:rPr>
      </w:pPr>
      <w:ins w:id="92" w:author="john davis" w:date="2022-08-01T13:07:00Z">
        <w:r>
          <w:rPr>
            <w:rFonts w:ascii="Arial" w:hAnsi="Arial" w:cs="Arial"/>
            <w:sz w:val="20"/>
            <w:szCs w:val="20"/>
          </w:rPr>
          <w:br w:type="page"/>
        </w:r>
      </w:ins>
    </w:p>
    <w:p w14:paraId="35D3A7EA" w14:textId="77777777" w:rsidR="00016AE9" w:rsidRDefault="00016AE9" w:rsidP="00016AE9">
      <w:pPr>
        <w:keepNext/>
        <w:rPr>
          <w:ins w:id="93" w:author="john davis" w:date="2022-08-01T13:07:00Z"/>
        </w:rPr>
        <w:pPrChange w:id="94" w:author="john davis" w:date="2022-08-01T13:07:00Z">
          <w:pPr/>
        </w:pPrChange>
      </w:pPr>
      <w:ins w:id="95" w:author="john davis" w:date="2022-08-01T13:07:00Z">
        <w:r>
          <w:rPr>
            <w:rFonts w:ascii="Arial" w:hAnsi="Arial" w:cs="Arial"/>
            <w:noProof/>
            <w:sz w:val="20"/>
            <w:szCs w:val="20"/>
          </w:rPr>
          <w:lastRenderedPageBreak/>
          <w:drawing>
            <wp:inline distT="0" distB="0" distL="0" distR="0" wp14:anchorId="52CBF977" wp14:editId="5FB26EA9">
              <wp:extent cx="5943600" cy="3836670"/>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ins>
    </w:p>
    <w:p w14:paraId="13DD9E77" w14:textId="09061242" w:rsidR="00016AE9" w:rsidRDefault="00016AE9" w:rsidP="00016AE9">
      <w:pPr>
        <w:pStyle w:val="Caption"/>
        <w:rPr>
          <w:ins w:id="96" w:author="john davis" w:date="2022-08-01T13:07:00Z"/>
        </w:rPr>
      </w:pPr>
      <w:ins w:id="97" w:author="john davis" w:date="2022-08-01T13:07:00Z">
        <w:r>
          <w:t xml:space="preserve">Figure </w:t>
        </w:r>
        <w:r>
          <w:fldChar w:fldCharType="begin"/>
        </w:r>
        <w:r>
          <w:instrText xml:space="preserve"> SEQ Figure \* ARABIC </w:instrText>
        </w:r>
      </w:ins>
      <w:r>
        <w:fldChar w:fldCharType="separate"/>
      </w:r>
      <w:ins w:id="98" w:author="john davis" w:date="2022-08-01T13:07:00Z">
        <w:r>
          <w:rPr>
            <w:noProof/>
          </w:rPr>
          <w:t>8</w:t>
        </w:r>
        <w:r>
          <w:fldChar w:fldCharType="end"/>
        </w:r>
        <w:r w:rsidRPr="00016AE9">
          <w:t xml:space="preserve"> </w:t>
        </w:r>
        <w:r>
          <w:t xml:space="preserve">Tree map displaying over-represented BP:GO terms in the set of Unigene sequences </w:t>
        </w:r>
        <w:r>
          <w:t>fo</w:t>
        </w:r>
        <w:r>
          <w:t>und in Da-Ae</w:t>
        </w:r>
        <w:r>
          <w:t xml:space="preserve"> but not</w:t>
        </w:r>
        <w:r>
          <w:t xml:space="preserve"> Darmor-bzh v10</w:t>
        </w:r>
      </w:ins>
      <w:ins w:id="99" w:author="john davis" w:date="2022-08-01T13:08:00Z">
        <w:r>
          <w:t xml:space="preserve"> and vice versa</w:t>
        </w:r>
      </w:ins>
    </w:p>
    <w:p w14:paraId="47BE2CFC" w14:textId="4C8F704A" w:rsidR="005F4D61" w:rsidDel="00D27966" w:rsidRDefault="000164A2">
      <w:pPr>
        <w:rPr>
          <w:del w:id="100" w:author="john davis" w:date="2022-06-30T17:12:00Z"/>
          <w:rFonts w:ascii="Arial" w:hAnsi="Arial" w:cs="Arial"/>
          <w:sz w:val="20"/>
          <w:szCs w:val="20"/>
        </w:rPr>
      </w:pPr>
      <w:del w:id="101" w:author="john davis" w:date="2022-06-30T17:12:00Z">
        <w:r w:rsidRPr="000164A2" w:rsidDel="00D27966">
          <w:rPr>
            <w:rFonts w:ascii="Arial" w:hAnsi="Arial" w:cs="Arial"/>
            <w:sz w:val="20"/>
            <w:szCs w:val="20"/>
          </w:rPr>
          <w:delText xml:space="preserve">Figure </w:delText>
        </w:r>
        <w:r w:rsidR="0039002A" w:rsidDel="00D27966">
          <w:rPr>
            <w:rFonts w:ascii="Arial" w:hAnsi="Arial" w:cs="Arial"/>
            <w:sz w:val="20"/>
            <w:szCs w:val="20"/>
          </w:rPr>
          <w:delText>7</w:delText>
        </w:r>
        <w:r w:rsidRPr="000164A2" w:rsidDel="00D27966">
          <w:rPr>
            <w:rFonts w:ascii="Arial" w:hAnsi="Arial" w:cs="Arial"/>
            <w:sz w:val="20"/>
            <w:szCs w:val="20"/>
          </w:rPr>
          <w:delText xml:space="preserve"> Revigo plot of over-represented GO terms of Brassica Unigene sequences present in </w:delText>
        </w:r>
        <w:r w:rsidR="00C65EF4" w:rsidDel="00D27966">
          <w:rPr>
            <w:rFonts w:ascii="Arial" w:hAnsi="Arial" w:cs="Arial"/>
            <w:sz w:val="20"/>
            <w:szCs w:val="20"/>
          </w:rPr>
          <w:delText xml:space="preserve">the </w:delText>
        </w:r>
        <w:r w:rsidRPr="000164A2" w:rsidDel="00D27966">
          <w:rPr>
            <w:rFonts w:ascii="Arial" w:hAnsi="Arial" w:cs="Arial"/>
            <w:sz w:val="20"/>
            <w:szCs w:val="20"/>
          </w:rPr>
          <w:delText xml:space="preserve">Da-Ae genome but not </w:delText>
        </w:r>
        <w:r w:rsidR="00A42843" w:rsidDel="00D27966">
          <w:rPr>
            <w:rFonts w:ascii="Arial" w:hAnsi="Arial" w:cs="Arial"/>
            <w:sz w:val="20"/>
            <w:szCs w:val="20"/>
          </w:rPr>
          <w:delText xml:space="preserve">the </w:delText>
        </w:r>
        <w:r w:rsidRPr="000164A2" w:rsidDel="00D27966">
          <w:rPr>
            <w:rFonts w:ascii="Arial" w:hAnsi="Arial" w:cs="Arial"/>
            <w:sz w:val="20"/>
            <w:szCs w:val="20"/>
          </w:rPr>
          <w:delText>Darmor-bzh genome</w:delText>
        </w:r>
      </w:del>
    </w:p>
    <w:p w14:paraId="0D2B5997" w14:textId="1F6361BB" w:rsidR="005F4D61" w:rsidDel="00D27966" w:rsidRDefault="005F4D61">
      <w:pPr>
        <w:rPr>
          <w:del w:id="102" w:author="john davis" w:date="2022-06-30T17:12:00Z"/>
          <w:rFonts w:ascii="Arial" w:hAnsi="Arial" w:cs="Arial"/>
          <w:sz w:val="20"/>
          <w:szCs w:val="20"/>
        </w:rPr>
      </w:pPr>
      <w:del w:id="103" w:author="john davis" w:date="2022-06-30T17:12:00Z">
        <w:r w:rsidDel="00D27966">
          <w:rPr>
            <w:rFonts w:ascii="Arial" w:hAnsi="Arial" w:cs="Arial"/>
            <w:sz w:val="20"/>
            <w:szCs w:val="20"/>
          </w:rPr>
          <w:br w:type="page"/>
        </w:r>
      </w:del>
    </w:p>
    <w:p w14:paraId="3D6412FE" w14:textId="42A917D4" w:rsidR="000164A2" w:rsidDel="00D27966" w:rsidRDefault="000164A2">
      <w:pPr>
        <w:rPr>
          <w:del w:id="104" w:author="john davis" w:date="2022-06-30T17:12:00Z"/>
          <w:rFonts w:ascii="Arial" w:hAnsi="Arial" w:cs="Arial"/>
          <w:sz w:val="20"/>
          <w:szCs w:val="20"/>
        </w:rPr>
      </w:pPr>
    </w:p>
    <w:p w14:paraId="65D0987C" w14:textId="4A98F609" w:rsidR="000164A2" w:rsidDel="00D27966" w:rsidRDefault="000164A2" w:rsidP="000164A2">
      <w:pPr>
        <w:pStyle w:val="Caption"/>
        <w:keepNext/>
        <w:rPr>
          <w:del w:id="105" w:author="john davis" w:date="2022-06-30T17:12:00Z"/>
        </w:rPr>
      </w:pPr>
      <w:del w:id="106" w:author="john davis" w:date="2022-06-30T17:12:00Z">
        <w:r w:rsidRPr="00A62775" w:rsidDel="00D27966">
          <w:rPr>
            <w:b/>
            <w:bCs/>
            <w:noProof/>
          </w:rPr>
          <w:drawing>
            <wp:inline distT="0" distB="0" distL="0" distR="0" wp14:anchorId="341AD01A" wp14:editId="2F9313CA">
              <wp:extent cx="5458423" cy="284056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458423" cy="2840562"/>
                      </a:xfrm>
                      <a:prstGeom prst="rect">
                        <a:avLst/>
                      </a:prstGeom>
                    </pic:spPr>
                  </pic:pic>
                </a:graphicData>
              </a:graphic>
            </wp:inline>
          </w:drawing>
        </w:r>
      </w:del>
    </w:p>
    <w:p w14:paraId="0E76BE31" w14:textId="78D20B3D" w:rsidR="000164A2" w:rsidRPr="004F4A45" w:rsidDel="00D27966" w:rsidRDefault="000164A2" w:rsidP="000164A2">
      <w:pPr>
        <w:rPr>
          <w:del w:id="107" w:author="john davis" w:date="2022-06-30T17:12:00Z"/>
          <w:rFonts w:ascii="Arial" w:hAnsi="Arial" w:cs="Arial"/>
          <w:sz w:val="20"/>
          <w:szCs w:val="20"/>
        </w:rPr>
      </w:pPr>
      <w:del w:id="108" w:author="john davis" w:date="2022-06-30T17:12:00Z">
        <w:r w:rsidRPr="004F4A45" w:rsidDel="00D27966">
          <w:rPr>
            <w:rFonts w:ascii="Arial" w:hAnsi="Arial" w:cs="Arial"/>
            <w:sz w:val="20"/>
            <w:szCs w:val="20"/>
          </w:rPr>
          <w:delText xml:space="preserve">Figure </w:delText>
        </w:r>
        <w:r w:rsidR="0039002A" w:rsidDel="00D27966">
          <w:rPr>
            <w:rFonts w:ascii="Arial" w:hAnsi="Arial" w:cs="Arial"/>
            <w:sz w:val="20"/>
            <w:szCs w:val="20"/>
          </w:rPr>
          <w:delText>8</w:delText>
        </w:r>
        <w:r w:rsidRPr="004F4A45" w:rsidDel="00D27966">
          <w:rPr>
            <w:rFonts w:ascii="Arial" w:hAnsi="Arial" w:cs="Arial"/>
            <w:sz w:val="20"/>
            <w:szCs w:val="20"/>
          </w:rPr>
          <w:delText xml:space="preserve"> Conserved orthologous gene pairs between Da-Ae, </w:delText>
        </w:r>
        <w:r w:rsidR="00745863" w:rsidDel="00D27966">
          <w:rPr>
            <w:rFonts w:ascii="Arial" w:hAnsi="Arial" w:cs="Arial"/>
            <w:sz w:val="20"/>
            <w:szCs w:val="20"/>
          </w:rPr>
          <w:delText>the r</w:delText>
        </w:r>
        <w:r w:rsidRPr="004F4A45" w:rsidDel="00D27966">
          <w:rPr>
            <w:rFonts w:ascii="Arial" w:hAnsi="Arial" w:cs="Arial"/>
            <w:sz w:val="20"/>
            <w:szCs w:val="20"/>
          </w:rPr>
          <w:delText>eference</w:delText>
        </w:r>
        <w:r w:rsidR="00BD312B" w:rsidDel="00D27966">
          <w:rPr>
            <w:rFonts w:ascii="Arial" w:hAnsi="Arial" w:cs="Arial"/>
            <w:sz w:val="20"/>
            <w:szCs w:val="20"/>
          </w:rPr>
          <w:delText xml:space="preserve"> (Darmor-bzh)</w:delText>
        </w:r>
        <w:r w:rsidRPr="004F4A45" w:rsidDel="00D27966">
          <w:rPr>
            <w:rFonts w:ascii="Arial" w:hAnsi="Arial" w:cs="Arial"/>
            <w:sz w:val="20"/>
            <w:szCs w:val="20"/>
          </w:rPr>
          <w:delText>, and Tapidor</w:delText>
        </w:r>
      </w:del>
    </w:p>
    <w:p w14:paraId="3B1E5925" w14:textId="2D062C95" w:rsidR="000164A2" w:rsidDel="00D27966" w:rsidRDefault="000164A2">
      <w:pPr>
        <w:rPr>
          <w:del w:id="109" w:author="john davis" w:date="2022-06-30T17:12:00Z"/>
        </w:rPr>
      </w:pPr>
    </w:p>
    <w:p w14:paraId="3EFC20BB" w14:textId="3D3DE524" w:rsidR="000164A2" w:rsidDel="00D27966" w:rsidRDefault="000164A2" w:rsidP="000164A2">
      <w:pPr>
        <w:pStyle w:val="Caption"/>
        <w:keepNext/>
        <w:rPr>
          <w:del w:id="110" w:author="john davis" w:date="2022-06-30T17:12:00Z"/>
        </w:rPr>
      </w:pPr>
      <w:del w:id="111" w:author="john davis" w:date="2022-06-30T17:12:00Z">
        <w:r w:rsidDel="00D27966">
          <w:rPr>
            <w:noProof/>
          </w:rPr>
          <w:drawing>
            <wp:inline distT="0" distB="0" distL="0" distR="0" wp14:anchorId="725D3424" wp14:editId="63DD7A8E">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6980719C" w14:textId="3389EE9F" w:rsidR="000164A2" w:rsidDel="00D27966" w:rsidRDefault="000164A2" w:rsidP="000164A2">
      <w:pPr>
        <w:rPr>
          <w:del w:id="112" w:author="john davis" w:date="2022-06-30T17:12:00Z"/>
        </w:rPr>
      </w:pPr>
      <w:del w:id="113" w:author="john davis" w:date="2022-06-30T17:12:00Z">
        <w:r w:rsidRPr="00DA55B7" w:rsidDel="00D27966">
          <w:rPr>
            <w:rFonts w:ascii="Arial" w:hAnsi="Arial" w:cs="Arial"/>
            <w:sz w:val="20"/>
            <w:szCs w:val="20"/>
          </w:rPr>
          <w:delText xml:space="preserve">Figure </w:delText>
        </w:r>
        <w:r w:rsidR="0039002A" w:rsidDel="00D27966">
          <w:rPr>
            <w:rFonts w:ascii="Arial" w:hAnsi="Arial" w:cs="Arial"/>
            <w:sz w:val="20"/>
            <w:szCs w:val="20"/>
          </w:rPr>
          <w:delText>9</w:delText>
        </w:r>
        <w:r w:rsidRPr="00DA55B7" w:rsidDel="00D27966">
          <w:rPr>
            <w:rFonts w:ascii="Arial" w:hAnsi="Arial" w:cs="Arial"/>
            <w:sz w:val="20"/>
            <w:szCs w:val="20"/>
          </w:rPr>
          <w:delText xml:space="preserve"> Coverage of each genome. There are three peaks of increased coverage shared among Da-Ae, Reference, and Tapidor, </w:delText>
        </w:r>
        <w:r w:rsidRPr="00C74A80" w:rsidDel="00D27966">
          <w:rPr>
            <w:rFonts w:ascii="Arial" w:hAnsi="Arial" w:cs="Arial"/>
            <w:sz w:val="20"/>
            <w:szCs w:val="20"/>
          </w:rPr>
          <w:delText>suggesting</w:delText>
        </w:r>
        <w:r w:rsidRPr="00DA55B7" w:rsidDel="00D27966">
          <w:rPr>
            <w:rFonts w:ascii="Arial" w:hAnsi="Arial" w:cs="Arial"/>
            <w:sz w:val="20"/>
            <w:szCs w:val="20"/>
          </w:rPr>
          <w:delText xml:space="preserve"> sites of shared homoeologous exchange. “&lt;” indicates recipient and “&gt;” indicates donor locations of genes suspected to be involved in homoeologous exchange.</w:delText>
        </w:r>
        <w:r w:rsidDel="00D27966">
          <w:br w:type="page"/>
        </w:r>
      </w:del>
    </w:p>
    <w:p w14:paraId="7F93590A" w14:textId="04C41CCE" w:rsidR="000164A2" w:rsidDel="00D27966" w:rsidRDefault="000164A2" w:rsidP="000164A2">
      <w:pPr>
        <w:pStyle w:val="Caption"/>
        <w:keepNext/>
        <w:rPr>
          <w:del w:id="114" w:author="john davis" w:date="2022-06-30T17:12:00Z"/>
        </w:rPr>
      </w:pPr>
      <w:del w:id="115" w:author="john davis" w:date="2022-06-30T17:12:00Z">
        <w:r w:rsidDel="00D27966">
          <w:rPr>
            <w:noProof/>
          </w:rPr>
          <w:drawing>
            <wp:inline distT="0" distB="0" distL="0" distR="0" wp14:anchorId="123C4225" wp14:editId="0734B495">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del>
    </w:p>
    <w:p w14:paraId="52CBE000" w14:textId="28087143" w:rsidR="000164A2" w:rsidRPr="002C2C93" w:rsidDel="00D27966" w:rsidRDefault="000164A2" w:rsidP="002C2C93">
      <w:pPr>
        <w:rPr>
          <w:del w:id="116" w:author="john davis" w:date="2022-06-30T17:12:00Z"/>
          <w:rFonts w:ascii="Arial" w:hAnsi="Arial" w:cs="Arial"/>
          <w:b/>
          <w:bCs/>
          <w:sz w:val="20"/>
          <w:szCs w:val="20"/>
        </w:rPr>
      </w:pPr>
      <w:del w:id="117" w:author="john davis" w:date="2022-06-30T17:12:00Z">
        <w:r w:rsidRPr="002C2C93" w:rsidDel="00D27966">
          <w:rPr>
            <w:rFonts w:ascii="Arial" w:hAnsi="Arial" w:cs="Arial"/>
            <w:sz w:val="20"/>
            <w:szCs w:val="20"/>
          </w:rPr>
          <w:delText>Figure 1</w:delText>
        </w:r>
        <w:r w:rsidR="0039002A" w:rsidDel="00D27966">
          <w:rPr>
            <w:rFonts w:ascii="Arial" w:hAnsi="Arial" w:cs="Arial"/>
            <w:sz w:val="20"/>
            <w:szCs w:val="20"/>
          </w:rPr>
          <w:delText>0</w:delText>
        </w:r>
        <w:r w:rsidRPr="002C2C93" w:rsidDel="00D27966">
          <w:rPr>
            <w:rFonts w:ascii="Arial" w:hAnsi="Arial" w:cs="Arial"/>
            <w:sz w:val="20"/>
            <w:szCs w:val="20"/>
          </w:rPr>
          <w:delText xml:space="preserve"> Circos plot of Da</w:delText>
        </w:r>
        <w:r w:rsidR="00280620" w:rsidDel="00D27966">
          <w:rPr>
            <w:rFonts w:ascii="Arial" w:hAnsi="Arial" w:cs="Arial"/>
            <w:sz w:val="20"/>
            <w:szCs w:val="20"/>
          </w:rPr>
          <w:delText>-</w:delText>
        </w:r>
        <w:r w:rsidRPr="002C2C93" w:rsidDel="00D27966">
          <w:rPr>
            <w:rFonts w:ascii="Arial" w:hAnsi="Arial" w:cs="Arial"/>
            <w:sz w:val="20"/>
            <w:szCs w:val="20"/>
          </w:rPr>
          <w:delText>Ae. Outer blue track is read coverage across the Da</w:delText>
        </w:r>
        <w:r w:rsidR="007E2412" w:rsidDel="00D27966">
          <w:rPr>
            <w:rFonts w:ascii="Arial" w:hAnsi="Arial" w:cs="Arial"/>
            <w:sz w:val="20"/>
            <w:szCs w:val="20"/>
          </w:rPr>
          <w:delText>-</w:delText>
        </w:r>
        <w:r w:rsidRPr="002C2C93" w:rsidDel="00D27966">
          <w:rPr>
            <w:rFonts w:ascii="Arial" w:hAnsi="Arial" w:cs="Arial"/>
            <w:sz w:val="20"/>
            <w:szCs w:val="20"/>
          </w:rPr>
          <w:delText xml:space="preserve">Ae genome. Inner green track is read coverage across the </w:delText>
        </w:r>
        <w:r w:rsidR="007E2412" w:rsidRPr="00C74A80" w:rsidDel="00D27966">
          <w:rPr>
            <w:rFonts w:ascii="Arial" w:hAnsi="Arial" w:cs="Arial"/>
            <w:i/>
            <w:sz w:val="20"/>
            <w:szCs w:val="20"/>
          </w:rPr>
          <w:delText>i</w:delText>
        </w:r>
        <w:r w:rsidRPr="00C74A80" w:rsidDel="00D27966">
          <w:rPr>
            <w:rFonts w:ascii="Arial" w:hAnsi="Arial" w:cs="Arial"/>
            <w:i/>
            <w:sz w:val="20"/>
            <w:szCs w:val="20"/>
          </w:rPr>
          <w:delText>n silico</w:delText>
        </w:r>
        <w:r w:rsidRPr="002C2C93" w:rsidDel="00D27966">
          <w:rPr>
            <w:rFonts w:ascii="Arial" w:hAnsi="Arial" w:cs="Arial"/>
            <w:sz w:val="20"/>
            <w:szCs w:val="20"/>
          </w:rPr>
          <w:delText xml:space="preserve"> genome (</w:delText>
        </w:r>
        <w:r w:rsidRPr="00C74A80" w:rsidDel="00D27966">
          <w:rPr>
            <w:rFonts w:ascii="Arial" w:hAnsi="Arial" w:cs="Arial"/>
            <w:i/>
            <w:sz w:val="20"/>
            <w:szCs w:val="20"/>
          </w:rPr>
          <w:delText>B. rapa</w:delText>
        </w:r>
        <w:r w:rsidRPr="002C2C93" w:rsidDel="00D27966">
          <w:rPr>
            <w:rFonts w:ascii="Arial" w:hAnsi="Arial" w:cs="Arial"/>
            <w:sz w:val="20"/>
            <w:szCs w:val="20"/>
          </w:rPr>
          <w:delText xml:space="preserve"> + </w:delText>
        </w:r>
        <w:r w:rsidRPr="00C74A80" w:rsidDel="00D27966">
          <w:rPr>
            <w:rFonts w:ascii="Arial" w:hAnsi="Arial" w:cs="Arial"/>
            <w:i/>
            <w:sz w:val="20"/>
            <w:szCs w:val="20"/>
          </w:rPr>
          <w:delText>B. oleracea</w:delText>
        </w:r>
        <w:r w:rsidRPr="002C2C93" w:rsidDel="00D27966">
          <w:rPr>
            <w:rFonts w:ascii="Arial" w:hAnsi="Arial" w:cs="Arial"/>
            <w:sz w:val="20"/>
            <w:szCs w:val="20"/>
          </w:rPr>
          <w:delText xml:space="preserve">). Blue dots indicate standardized coverage greater than 1 and red dots indicate standardized coverage less than -1. Ribbons in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 xml:space="preserve">center of </w:delText>
        </w:r>
        <w:r w:rsidR="007E2412" w:rsidDel="00D27966">
          <w:rPr>
            <w:rFonts w:ascii="Arial" w:hAnsi="Arial" w:cs="Arial"/>
            <w:sz w:val="20"/>
            <w:szCs w:val="20"/>
          </w:rPr>
          <w:delText xml:space="preserve">the </w:delText>
        </w:r>
        <w:r w:rsidRPr="002C2C93" w:rsidDel="00D27966">
          <w:rPr>
            <w:rFonts w:ascii="Arial" w:hAnsi="Arial" w:cs="Arial"/>
            <w:sz w:val="20"/>
            <w:szCs w:val="20"/>
          </w:rPr>
          <w:delText>plot indicate regions of homology between the A and C subgenome</w:delText>
        </w:r>
        <w:r w:rsidR="00B44A6E" w:rsidDel="00D27966">
          <w:rPr>
            <w:rFonts w:ascii="Arial" w:hAnsi="Arial" w:cs="Arial"/>
            <w:sz w:val="20"/>
            <w:szCs w:val="20"/>
          </w:rPr>
          <w:delText>s</w:delText>
        </w:r>
        <w:r w:rsidRPr="002C2C93" w:rsidDel="00D27966">
          <w:rPr>
            <w:rFonts w:ascii="Arial" w:hAnsi="Arial" w:cs="Arial"/>
            <w:sz w:val="20"/>
            <w:szCs w:val="20"/>
          </w:rPr>
          <w:delText>. Colors have been assigned based on C subgenome chromosomes. Black ribbons are regions suspected of having undergone homoeologous exchange.</w:delText>
        </w:r>
      </w:del>
    </w:p>
    <w:p w14:paraId="4A7682B7" w14:textId="424D7DA3" w:rsidR="00B6445C" w:rsidRPr="00B6445C" w:rsidRDefault="00B6445C" w:rsidP="00C21551"/>
    <w:sectPr w:rsidR="00B6445C" w:rsidRPr="00B6445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Editor" w:date="2020-03-30T16:40:00Z" w:initials="E">
    <w:p w14:paraId="2D45E922" w14:textId="2378C257" w:rsidR="004A727B" w:rsidRDefault="004A727B">
      <w:pPr>
        <w:pStyle w:val="CommentText"/>
      </w:pPr>
      <w:r>
        <w:rPr>
          <w:rStyle w:val="CommentReference"/>
        </w:rPr>
        <w:annotationRef/>
      </w:r>
      <w:r>
        <w:t>Note that the text in the y-axis is overlapping making it difficult to read.</w:t>
      </w:r>
    </w:p>
  </w:comment>
  <w:comment w:id="22" w:author="John" w:date="2020-04-13T09:29:00Z" w:initials="J">
    <w:p w14:paraId="510C79CF" w14:textId="77777777" w:rsidR="00F160F9" w:rsidRDefault="00F160F9">
      <w:pPr>
        <w:pStyle w:val="CommentText"/>
      </w:pPr>
      <w:r>
        <w:rPr>
          <w:rStyle w:val="CommentReference"/>
        </w:rPr>
        <w:annotationRef/>
      </w:r>
      <w:r>
        <w:t>What would be an appropriate adjustment in this case? The overlap occurs due to the presence of small ~1Mb scaffolds. I could reduce the size of the text which will fix most of the overlap, but probably will not fix the issue surrounding the HRSCAF=1181-HRSCAF=1169 cluster</w:t>
      </w:r>
    </w:p>
    <w:p w14:paraId="71E9408B" w14:textId="76024B37" w:rsidR="00F160F9" w:rsidRDefault="00F160F9">
      <w:pPr>
        <w:pStyle w:val="CommentText"/>
      </w:pPr>
    </w:p>
  </w:comment>
  <w:comment w:id="23" w:author="Editor" w:date="2020-12-17T16:04:00Z" w:initials="E">
    <w:p w14:paraId="127671F7" w14:textId="77777777" w:rsidR="00FF1EFB" w:rsidRDefault="00FF1EFB">
      <w:pPr>
        <w:pStyle w:val="CommentText"/>
      </w:pPr>
      <w:r>
        <w:rPr>
          <w:rStyle w:val="CommentReference"/>
        </w:rPr>
        <w:annotationRef/>
      </w:r>
      <w:r>
        <w:t>Can you use one arrow to push out HRSCAF = 331 (not sure I got the number correct here)? This would make the HRSCAF numbers not aligned, but would prevent the overlap.</w:t>
      </w:r>
    </w:p>
    <w:p w14:paraId="1D9FEC95" w14:textId="77777777" w:rsidR="00FF1EFB" w:rsidRDefault="00FF1EFB">
      <w:pPr>
        <w:pStyle w:val="CommentText"/>
      </w:pPr>
    </w:p>
    <w:p w14:paraId="0D0A8DD1" w14:textId="77777777" w:rsidR="00FF1EFB" w:rsidRDefault="00FF1EFB">
      <w:pPr>
        <w:pStyle w:val="CommentText"/>
      </w:pPr>
      <w:r>
        <w:t>So this would be something like</w:t>
      </w:r>
    </w:p>
    <w:p w14:paraId="3EA3F6CC" w14:textId="77777777" w:rsidR="00FF1EFB" w:rsidRDefault="00FF1EFB">
      <w:pPr>
        <w:pStyle w:val="CommentText"/>
      </w:pPr>
    </w:p>
    <w:p w14:paraId="33F6BF6E" w14:textId="77777777" w:rsidR="00FF1EFB" w:rsidRDefault="00FF1EFB">
      <w:pPr>
        <w:pStyle w:val="CommentText"/>
      </w:pPr>
      <w:r>
        <w:t>HRSCAF=1180</w:t>
      </w:r>
    </w:p>
    <w:p w14:paraId="030923F2" w14:textId="77777777" w:rsidR="00FF1EFB" w:rsidRDefault="00FF1EFB">
      <w:pPr>
        <w:pStyle w:val="CommentText"/>
      </w:pPr>
      <w:r>
        <w:t xml:space="preserve">HRSCAF=331 </w:t>
      </w:r>
      <w:r>
        <w:sym w:font="Wingdings" w:char="F0DF"/>
      </w:r>
    </w:p>
    <w:p w14:paraId="443D8E4D" w14:textId="7EA4CF0A" w:rsidR="00FF1EFB" w:rsidRDefault="00FF1EFB">
      <w:pPr>
        <w:pStyle w:val="CommentText"/>
      </w:pPr>
      <w:r>
        <w:t>HRSCAF=1182</w:t>
      </w:r>
    </w:p>
  </w:comment>
  <w:comment w:id="24" w:author="Julin Maloof" w:date="2020-12-24T12:34:00Z" w:initials="JM">
    <w:p w14:paraId="61E2D5F2" w14:textId="18E20288" w:rsidR="00C74A80" w:rsidRDefault="00C74A8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45E922" w15:done="1"/>
  <w15:commentEx w15:paraId="71E9408B" w15:paraIdParent="2D45E922" w15:done="1"/>
  <w15:commentEx w15:paraId="443D8E4D" w15:paraIdParent="2D45E922" w15:done="1"/>
  <w15:commentEx w15:paraId="61E2D5F2" w15:paraIdParent="2D45E9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F0970" w16cex:dateUtc="2020-12-24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45E922" w16cid:durableId="222C9F65"/>
  <w16cid:commentId w16cid:paraId="71E9408B" w16cid:durableId="223EAF7E"/>
  <w16cid:commentId w16cid:paraId="443D8E4D" w16cid:durableId="23860018"/>
  <w16cid:commentId w16cid:paraId="61E2D5F2" w16cid:durableId="238F097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davis">
    <w15:presenceInfo w15:providerId="Windows Live" w15:userId="89dfa04cc5b82a37"/>
  </w15:person>
  <w15:person w15:author="John">
    <w15:presenceInfo w15:providerId="None" w15:userId="John"/>
  </w15:person>
  <w15:person w15:author="Julin Maloof">
    <w15:presenceInfo w15:providerId="AD" w15:userId="S::jnmaloof@ucdavis.edu::9358ef8f-23f7-4c09-bf17-6f4c72bf3f33"/>
  </w15:person>
  <w15:person w15:author="John Thompson Davis">
    <w15:presenceInfo w15:providerId="None" w15:userId="John Thompson Dav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7"/>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E6B"/>
    <w:rsid w:val="000164A2"/>
    <w:rsid w:val="00016AE9"/>
    <w:rsid w:val="00031713"/>
    <w:rsid w:val="000667C9"/>
    <w:rsid w:val="000A50E9"/>
    <w:rsid w:val="0013538E"/>
    <w:rsid w:val="00157E6B"/>
    <w:rsid w:val="0016655C"/>
    <w:rsid w:val="00190B94"/>
    <w:rsid w:val="001934A6"/>
    <w:rsid w:val="001C2D68"/>
    <w:rsid w:val="001D22DB"/>
    <w:rsid w:val="001D6300"/>
    <w:rsid w:val="001E0BDC"/>
    <w:rsid w:val="0020238A"/>
    <w:rsid w:val="00226705"/>
    <w:rsid w:val="00253D73"/>
    <w:rsid w:val="0026051F"/>
    <w:rsid w:val="00280620"/>
    <w:rsid w:val="002C2C93"/>
    <w:rsid w:val="002C6CA5"/>
    <w:rsid w:val="0032459D"/>
    <w:rsid w:val="003401EC"/>
    <w:rsid w:val="00346DDA"/>
    <w:rsid w:val="0039002A"/>
    <w:rsid w:val="003C22B6"/>
    <w:rsid w:val="003E4342"/>
    <w:rsid w:val="00400F87"/>
    <w:rsid w:val="004079FD"/>
    <w:rsid w:val="00443F25"/>
    <w:rsid w:val="00451413"/>
    <w:rsid w:val="00456CEC"/>
    <w:rsid w:val="004A727B"/>
    <w:rsid w:val="00524E1B"/>
    <w:rsid w:val="00572511"/>
    <w:rsid w:val="00577D74"/>
    <w:rsid w:val="005875FE"/>
    <w:rsid w:val="005C1FEA"/>
    <w:rsid w:val="005E4ED9"/>
    <w:rsid w:val="005F4D61"/>
    <w:rsid w:val="00633B50"/>
    <w:rsid w:val="0066015D"/>
    <w:rsid w:val="00662258"/>
    <w:rsid w:val="006C5607"/>
    <w:rsid w:val="00707C6E"/>
    <w:rsid w:val="00741CDC"/>
    <w:rsid w:val="00745863"/>
    <w:rsid w:val="007A2D80"/>
    <w:rsid w:val="007E2412"/>
    <w:rsid w:val="00802339"/>
    <w:rsid w:val="00823F84"/>
    <w:rsid w:val="00892FA4"/>
    <w:rsid w:val="00896EDB"/>
    <w:rsid w:val="008A31A4"/>
    <w:rsid w:val="008F7851"/>
    <w:rsid w:val="00927697"/>
    <w:rsid w:val="009616F1"/>
    <w:rsid w:val="00966446"/>
    <w:rsid w:val="00994389"/>
    <w:rsid w:val="009D0F1A"/>
    <w:rsid w:val="00A313DE"/>
    <w:rsid w:val="00A42843"/>
    <w:rsid w:val="00A62775"/>
    <w:rsid w:val="00A92849"/>
    <w:rsid w:val="00B44A6E"/>
    <w:rsid w:val="00B60303"/>
    <w:rsid w:val="00B63396"/>
    <w:rsid w:val="00B6445C"/>
    <w:rsid w:val="00BD312B"/>
    <w:rsid w:val="00C21551"/>
    <w:rsid w:val="00C65EF4"/>
    <w:rsid w:val="00C74A80"/>
    <w:rsid w:val="00C7766A"/>
    <w:rsid w:val="00C92BB6"/>
    <w:rsid w:val="00CA63B5"/>
    <w:rsid w:val="00CD294B"/>
    <w:rsid w:val="00D26239"/>
    <w:rsid w:val="00D27966"/>
    <w:rsid w:val="00D67054"/>
    <w:rsid w:val="00D75318"/>
    <w:rsid w:val="00DA31DA"/>
    <w:rsid w:val="00DA55B7"/>
    <w:rsid w:val="00E461C0"/>
    <w:rsid w:val="00E54D36"/>
    <w:rsid w:val="00E66F95"/>
    <w:rsid w:val="00E76489"/>
    <w:rsid w:val="00EC6568"/>
    <w:rsid w:val="00F160F9"/>
    <w:rsid w:val="00F25102"/>
    <w:rsid w:val="00F6263E"/>
    <w:rsid w:val="00F73977"/>
    <w:rsid w:val="00F759E0"/>
    <w:rsid w:val="00FA5091"/>
    <w:rsid w:val="00FB1334"/>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22BE1"/>
  <w15:chartTrackingRefBased/>
  <w15:docId w15:val="{4559D56F-DE2D-47E8-A255-E2B4A793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57E6B"/>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60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15D"/>
    <w:rPr>
      <w:rFonts w:ascii="Segoe UI" w:hAnsi="Segoe UI" w:cs="Segoe UI"/>
      <w:sz w:val="18"/>
      <w:szCs w:val="18"/>
    </w:rPr>
  </w:style>
  <w:style w:type="character" w:styleId="CommentReference">
    <w:name w:val="annotation reference"/>
    <w:basedOn w:val="DefaultParagraphFont"/>
    <w:uiPriority w:val="99"/>
    <w:semiHidden/>
    <w:unhideWhenUsed/>
    <w:rsid w:val="005E4ED9"/>
    <w:rPr>
      <w:sz w:val="16"/>
      <w:szCs w:val="16"/>
    </w:rPr>
  </w:style>
  <w:style w:type="paragraph" w:styleId="CommentText">
    <w:name w:val="annotation text"/>
    <w:basedOn w:val="Normal"/>
    <w:link w:val="CommentTextChar"/>
    <w:uiPriority w:val="99"/>
    <w:semiHidden/>
    <w:unhideWhenUsed/>
    <w:rsid w:val="005E4ED9"/>
    <w:pPr>
      <w:spacing w:line="240" w:lineRule="auto"/>
    </w:pPr>
    <w:rPr>
      <w:sz w:val="20"/>
      <w:szCs w:val="20"/>
    </w:rPr>
  </w:style>
  <w:style w:type="character" w:customStyle="1" w:styleId="CommentTextChar">
    <w:name w:val="Comment Text Char"/>
    <w:basedOn w:val="DefaultParagraphFont"/>
    <w:link w:val="CommentText"/>
    <w:uiPriority w:val="99"/>
    <w:semiHidden/>
    <w:rsid w:val="005E4ED9"/>
    <w:rPr>
      <w:sz w:val="20"/>
      <w:szCs w:val="20"/>
    </w:rPr>
  </w:style>
  <w:style w:type="paragraph" w:styleId="CommentSubject">
    <w:name w:val="annotation subject"/>
    <w:basedOn w:val="CommentText"/>
    <w:next w:val="CommentText"/>
    <w:link w:val="CommentSubjectChar"/>
    <w:uiPriority w:val="99"/>
    <w:semiHidden/>
    <w:unhideWhenUsed/>
    <w:rsid w:val="005E4ED9"/>
    <w:rPr>
      <w:b/>
      <w:bCs/>
    </w:rPr>
  </w:style>
  <w:style w:type="character" w:customStyle="1" w:styleId="CommentSubjectChar">
    <w:name w:val="Comment Subject Char"/>
    <w:basedOn w:val="CommentTextChar"/>
    <w:link w:val="CommentSubject"/>
    <w:uiPriority w:val="99"/>
    <w:semiHidden/>
    <w:rsid w:val="005E4ED9"/>
    <w:rPr>
      <w:b/>
      <w:bCs/>
      <w:sz w:val="20"/>
      <w:szCs w:val="20"/>
    </w:rPr>
  </w:style>
  <w:style w:type="paragraph" w:styleId="Revision">
    <w:name w:val="Revision"/>
    <w:hidden/>
    <w:uiPriority w:val="99"/>
    <w:semiHidden/>
    <w:rsid w:val="00E461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C9484-6819-E041-8B23-70360BAB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davis</cp:lastModifiedBy>
  <cp:revision>3</cp:revision>
  <dcterms:created xsi:type="dcterms:W3CDTF">2022-07-29T07:22:00Z</dcterms:created>
  <dcterms:modified xsi:type="dcterms:W3CDTF">2022-08-01T20:08:00Z</dcterms:modified>
</cp:coreProperties>
</file>